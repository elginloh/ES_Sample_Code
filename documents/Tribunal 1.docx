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6353D" w14:textId="77777777" w:rsidR="00BE09C9" w:rsidRDefault="00B409F7">
      <w:pPr>
        <w:jc w:val="center"/>
      </w:pPr>
      <w:r>
        <w:rPr>
          <w:b/>
          <w:color w:val="1F4E79"/>
          <w:sz w:val="26"/>
        </w:rPr>
        <w:t>INF2004 Embedded Systems Programming</w:t>
      </w:r>
    </w:p>
    <w:p w14:paraId="49852227" w14:textId="453E3CE2" w:rsidR="00BE09C9" w:rsidRDefault="00B409F7">
      <w:pPr>
        <w:jc w:val="center"/>
      </w:pPr>
      <w:r>
        <w:rPr>
          <w:b/>
          <w:color w:val="222222"/>
          <w:sz w:val="40"/>
        </w:rPr>
        <w:t>Week 8 Tribunal 1</w:t>
      </w:r>
    </w:p>
    <w:p w14:paraId="137C0677" w14:textId="77777777" w:rsidR="00BE09C9" w:rsidRDefault="00B409F7">
      <w:pPr>
        <w:jc w:val="center"/>
      </w:pPr>
      <w:r>
        <w:rPr>
          <w:i/>
          <w:color w:val="E97132"/>
          <w:sz w:val="22"/>
        </w:rPr>
        <w:t>Architecture Defence &amp; Integration Readiness | AI ideation, live update, AI-vetted gap check</w:t>
      </w:r>
    </w:p>
    <w:p w14:paraId="1810C3F9" w14:textId="77777777" w:rsidR="00BE09C9" w:rsidRDefault="00BE09C9"/>
    <w:tbl>
      <w:tblPr>
        <w:tblStyle w:val="TableGrid"/>
        <w:tblW w:w="0" w:type="auto"/>
        <w:jc w:val="center"/>
        <w:tblLook w:val="04A0" w:firstRow="1" w:lastRow="0" w:firstColumn="1" w:lastColumn="0" w:noHBand="0" w:noVBand="1"/>
      </w:tblPr>
      <w:tblGrid>
        <w:gridCol w:w="2592"/>
        <w:gridCol w:w="6912"/>
      </w:tblGrid>
      <w:tr w:rsidR="00BE09C9" w14:paraId="3830A907" w14:textId="77777777">
        <w:trPr>
          <w:jc w:val="center"/>
        </w:trPr>
        <w:tc>
          <w:tcPr>
            <w:tcW w:w="2592" w:type="dxa"/>
            <w:shd w:val="clear" w:color="auto" w:fill="1F4E79"/>
            <w:vAlign w:val="center"/>
          </w:tcPr>
          <w:p w14:paraId="563AD889" w14:textId="77777777" w:rsidR="00BE09C9" w:rsidRDefault="00B409F7">
            <w:r>
              <w:rPr>
                <w:b/>
                <w:color w:val="FFFFFF"/>
                <w:sz w:val="18"/>
              </w:rPr>
              <w:t>Item</w:t>
            </w:r>
          </w:p>
        </w:tc>
        <w:tc>
          <w:tcPr>
            <w:tcW w:w="6912" w:type="dxa"/>
            <w:shd w:val="clear" w:color="auto" w:fill="1F4E79"/>
            <w:vAlign w:val="center"/>
          </w:tcPr>
          <w:p w14:paraId="2A91D8A3" w14:textId="77777777" w:rsidR="00BE09C9" w:rsidRDefault="00B409F7">
            <w:r>
              <w:rPr>
                <w:b/>
                <w:color w:val="FFFFFF"/>
                <w:sz w:val="18"/>
              </w:rPr>
              <w:t>Details</w:t>
            </w:r>
          </w:p>
        </w:tc>
      </w:tr>
      <w:tr w:rsidR="00BE09C9" w14:paraId="5B49CB42" w14:textId="77777777">
        <w:trPr>
          <w:jc w:val="center"/>
        </w:trPr>
        <w:tc>
          <w:tcPr>
            <w:tcW w:w="2592" w:type="dxa"/>
            <w:vAlign w:val="center"/>
          </w:tcPr>
          <w:p w14:paraId="3DD133C8" w14:textId="77777777" w:rsidR="00BE09C9" w:rsidRDefault="00B409F7">
            <w:r>
              <w:rPr>
                <w:sz w:val="18"/>
              </w:rPr>
              <w:t>Purpose</w:t>
            </w:r>
          </w:p>
        </w:tc>
        <w:tc>
          <w:tcPr>
            <w:tcW w:w="6912" w:type="dxa"/>
            <w:vAlign w:val="center"/>
          </w:tcPr>
          <w:p w14:paraId="1DBC4903" w14:textId="77777777" w:rsidR="00BE09C9" w:rsidRDefault="00B409F7">
            <w:r>
              <w:rPr>
                <w:sz w:val="18"/>
              </w:rPr>
              <w:t>Defend Week 6 architecture, justify changes, and show readiness for partial integration.</w:t>
            </w:r>
          </w:p>
        </w:tc>
      </w:tr>
      <w:tr w:rsidR="00BE09C9" w14:paraId="54426334" w14:textId="77777777">
        <w:trPr>
          <w:jc w:val="center"/>
        </w:trPr>
        <w:tc>
          <w:tcPr>
            <w:tcW w:w="2592" w:type="dxa"/>
            <w:vAlign w:val="center"/>
          </w:tcPr>
          <w:p w14:paraId="390794A5" w14:textId="77777777" w:rsidR="00BE09C9" w:rsidRDefault="00B409F7">
            <w:r>
              <w:rPr>
                <w:sz w:val="18"/>
              </w:rPr>
              <w:t>Core workflow</w:t>
            </w:r>
          </w:p>
        </w:tc>
        <w:tc>
          <w:tcPr>
            <w:tcW w:w="6912" w:type="dxa"/>
            <w:vAlign w:val="center"/>
          </w:tcPr>
          <w:p w14:paraId="72DE4678" w14:textId="77777777" w:rsidR="00BE09C9" w:rsidRDefault="00B409F7">
            <w:r>
              <w:rPr>
                <w:sz w:val="18"/>
              </w:rPr>
              <w:t>Pre-submission AI ideation -&gt; live Zoom-updated version -&gt; final AI-vetted gap check</w:t>
            </w:r>
          </w:p>
        </w:tc>
      </w:tr>
      <w:tr w:rsidR="00BE09C9" w14:paraId="6D4F84A1" w14:textId="77777777">
        <w:trPr>
          <w:jc w:val="center"/>
        </w:trPr>
        <w:tc>
          <w:tcPr>
            <w:tcW w:w="2592" w:type="dxa"/>
            <w:vAlign w:val="center"/>
          </w:tcPr>
          <w:p w14:paraId="11E4943D" w14:textId="77777777" w:rsidR="00BE09C9" w:rsidRDefault="00B409F7">
            <w:r>
              <w:rPr>
                <w:sz w:val="18"/>
              </w:rPr>
              <w:t>Assessment focus</w:t>
            </w:r>
          </w:p>
        </w:tc>
        <w:tc>
          <w:tcPr>
            <w:tcW w:w="6912" w:type="dxa"/>
            <w:vAlign w:val="center"/>
          </w:tcPr>
          <w:p w14:paraId="0917B38B" w14:textId="77777777" w:rsidR="00BE09C9" w:rsidRDefault="00B409F7">
            <w:r>
              <w:rPr>
                <w:sz w:val="18"/>
              </w:rPr>
              <w:t>Evidence, engineering judgement, negotiation, and ability to identify missing work</w:t>
            </w:r>
          </w:p>
        </w:tc>
      </w:tr>
      <w:tr w:rsidR="00BE09C9" w14:paraId="5C85527B" w14:textId="77777777">
        <w:trPr>
          <w:jc w:val="center"/>
        </w:trPr>
        <w:tc>
          <w:tcPr>
            <w:tcW w:w="2592" w:type="dxa"/>
            <w:vAlign w:val="center"/>
          </w:tcPr>
          <w:p w14:paraId="1EA009FA" w14:textId="77777777" w:rsidR="00BE09C9" w:rsidRDefault="00B409F7">
            <w:r>
              <w:rPr>
                <w:sz w:val="18"/>
              </w:rPr>
              <w:t>Submission format</w:t>
            </w:r>
          </w:p>
        </w:tc>
        <w:tc>
          <w:tcPr>
            <w:tcW w:w="6912" w:type="dxa"/>
            <w:vAlign w:val="center"/>
          </w:tcPr>
          <w:p w14:paraId="7CAB8E76" w14:textId="5F2BE54E" w:rsidR="00BE09C9" w:rsidRDefault="00B409F7">
            <w:r>
              <w:rPr>
                <w:sz w:val="18"/>
              </w:rPr>
              <w:t>Completed document plus Zoom recording and evidence links</w:t>
            </w:r>
          </w:p>
        </w:tc>
      </w:tr>
    </w:tbl>
    <w:p w14:paraId="01BA1E37" w14:textId="77777777" w:rsidR="00BE09C9" w:rsidRDefault="00BE09C9"/>
    <w:tbl>
      <w:tblPr>
        <w:tblW w:w="0" w:type="auto"/>
        <w:jc w:val="center"/>
        <w:tblLook w:val="04A0" w:firstRow="1" w:lastRow="0" w:firstColumn="1" w:lastColumn="0" w:noHBand="0" w:noVBand="1"/>
      </w:tblPr>
      <w:tblGrid>
        <w:gridCol w:w="10166"/>
      </w:tblGrid>
      <w:tr w:rsidR="00BE09C9" w14:paraId="62D2FDAD" w14:textId="77777777">
        <w:trPr>
          <w:jc w:val="center"/>
        </w:trPr>
        <w:tc>
          <w:tcPr>
            <w:tcW w:w="10166" w:type="dxa"/>
            <w:shd w:val="clear" w:color="auto" w:fill="E2F0D9"/>
          </w:tcPr>
          <w:p w14:paraId="5C25DC2D" w14:textId="77777777" w:rsidR="00BE09C9" w:rsidRDefault="00B409F7">
            <w:r>
              <w:rPr>
                <w:b/>
                <w:color w:val="1F4E79"/>
              </w:rPr>
              <w:t>Important: this submission has THREE versions inside one document</w:t>
            </w:r>
          </w:p>
          <w:p w14:paraId="337C8D08" w14:textId="484C5FEA" w:rsidR="00BE09C9" w:rsidRDefault="00B409F7" w:rsidP="003E7176">
            <w:pPr>
              <w:pStyle w:val="ListParagraph"/>
              <w:numPr>
                <w:ilvl w:val="0"/>
                <w:numId w:val="4"/>
              </w:numPr>
              <w:spacing w:after="20"/>
            </w:pPr>
            <w:r w:rsidRPr="003E7176">
              <w:rPr>
                <w:sz w:val="18"/>
              </w:rPr>
              <w:t>Version A: Pre-tribunal AI ideation. Each buddy uses AI to ideate their subsystem position before Zoom.</w:t>
            </w:r>
          </w:p>
          <w:p w14:paraId="4C3B3EDA" w14:textId="54C35648" w:rsidR="00BE09C9" w:rsidRDefault="00B409F7" w:rsidP="003E7176">
            <w:pPr>
              <w:pStyle w:val="ListParagraph"/>
              <w:numPr>
                <w:ilvl w:val="0"/>
                <w:numId w:val="4"/>
              </w:numPr>
              <w:spacing w:after="20"/>
            </w:pPr>
            <w:r w:rsidRPr="003E7176">
              <w:rPr>
                <w:sz w:val="18"/>
              </w:rPr>
              <w:t>Version B: Live Zoom-updated version. Design decisions are updated during the Zoom discussion through challenge, negotiation, and constraint response.</w:t>
            </w:r>
          </w:p>
          <w:p w14:paraId="78E99C9B" w14:textId="77777777" w:rsidR="003E7176" w:rsidRPr="003E7176" w:rsidRDefault="00B409F7" w:rsidP="003E7176">
            <w:pPr>
              <w:pStyle w:val="ListParagraph"/>
              <w:numPr>
                <w:ilvl w:val="0"/>
                <w:numId w:val="4"/>
              </w:numPr>
              <w:spacing w:after="20"/>
            </w:pPr>
            <w:r w:rsidRPr="003E7176">
              <w:rPr>
                <w:sz w:val="18"/>
              </w:rPr>
              <w:t>Version C: Final AI-vetted gap check. After discussion, AI is used as a reviewer to identify missing assumptions, risks, tests, or unclear decisions.</w:t>
            </w:r>
          </w:p>
          <w:p w14:paraId="160F44E7" w14:textId="0604958B" w:rsidR="00BE09C9" w:rsidRDefault="00B409F7" w:rsidP="003E7176">
            <w:pPr>
              <w:pStyle w:val="ListParagraph"/>
              <w:numPr>
                <w:ilvl w:val="0"/>
                <w:numId w:val="4"/>
              </w:numPr>
              <w:spacing w:after="20"/>
            </w:pPr>
            <w:r w:rsidRPr="003E7176">
              <w:rPr>
                <w:sz w:val="18"/>
              </w:rPr>
              <w:t>Marks are not awarded for blindly following AI. Marks are awarded for critical evaluation and human engineering judgement</w:t>
            </w:r>
            <w:r w:rsidR="003E7176" w:rsidRPr="003E7176">
              <w:rPr>
                <w:sz w:val="18"/>
              </w:rPr>
              <w:t>; meaning, I want to see you guys discuss during zoom.</w:t>
            </w:r>
          </w:p>
        </w:tc>
      </w:tr>
    </w:tbl>
    <w:p w14:paraId="535AB2AF" w14:textId="77777777" w:rsidR="00BE09C9" w:rsidRDefault="00BE09C9"/>
    <w:p w14:paraId="5985BF6F" w14:textId="77777777" w:rsidR="00BE09C9" w:rsidRDefault="00B409F7">
      <w:pPr>
        <w:pStyle w:val="Heading1"/>
      </w:pPr>
      <w:r>
        <w:rPr>
          <w:rFonts w:ascii="Aptos Display" w:hAnsi="Aptos Display"/>
          <w:color w:val="1F4E79"/>
        </w:rPr>
        <w:t>Team Information</w:t>
      </w:r>
    </w:p>
    <w:tbl>
      <w:tblPr>
        <w:tblStyle w:val="TableGrid"/>
        <w:tblW w:w="0" w:type="auto"/>
        <w:tblLook w:val="04A0" w:firstRow="1" w:lastRow="0" w:firstColumn="1" w:lastColumn="0" w:noHBand="0" w:noVBand="1"/>
      </w:tblPr>
      <w:tblGrid>
        <w:gridCol w:w="2880"/>
        <w:gridCol w:w="7151"/>
      </w:tblGrid>
      <w:tr w:rsidR="00BE09C9" w14:paraId="012F3426" w14:textId="77777777" w:rsidTr="0D47E6EB">
        <w:tc>
          <w:tcPr>
            <w:tcW w:w="2880" w:type="dxa"/>
            <w:shd w:val="clear" w:color="auto" w:fill="1F4E79"/>
            <w:vAlign w:val="center"/>
          </w:tcPr>
          <w:p w14:paraId="7B0DF9AF" w14:textId="77777777" w:rsidR="00BE09C9" w:rsidRDefault="00B409F7">
            <w:r>
              <w:rPr>
                <w:b/>
                <w:color w:val="FFFFFF"/>
                <w:sz w:val="18"/>
              </w:rPr>
              <w:t>Item</w:t>
            </w:r>
          </w:p>
        </w:tc>
        <w:tc>
          <w:tcPr>
            <w:tcW w:w="7151" w:type="dxa"/>
            <w:shd w:val="clear" w:color="auto" w:fill="1F4E79"/>
            <w:vAlign w:val="center"/>
          </w:tcPr>
          <w:p w14:paraId="6230B226" w14:textId="77777777" w:rsidR="00BE09C9" w:rsidRDefault="00B409F7">
            <w:r>
              <w:rPr>
                <w:b/>
                <w:color w:val="FFFFFF"/>
                <w:sz w:val="18"/>
              </w:rPr>
              <w:t>Details</w:t>
            </w:r>
          </w:p>
        </w:tc>
      </w:tr>
      <w:tr w:rsidR="00BE09C9" w14:paraId="6F0AF744" w14:textId="77777777" w:rsidTr="0D47E6EB">
        <w:tc>
          <w:tcPr>
            <w:tcW w:w="2880" w:type="dxa"/>
            <w:vAlign w:val="center"/>
          </w:tcPr>
          <w:p w14:paraId="0AF04F34" w14:textId="17FA3126" w:rsidR="00BE09C9" w:rsidRDefault="003E7176">
            <w:r>
              <w:rPr>
                <w:sz w:val="18"/>
              </w:rPr>
              <w:t>Group ID</w:t>
            </w:r>
          </w:p>
        </w:tc>
        <w:tc>
          <w:tcPr>
            <w:tcW w:w="7151" w:type="dxa"/>
            <w:vAlign w:val="center"/>
          </w:tcPr>
          <w:p w14:paraId="401B369D" w14:textId="36C9522E" w:rsidR="00BE09C9" w:rsidRDefault="64D288FF">
            <w:r>
              <w:t>CSC14</w:t>
            </w:r>
          </w:p>
        </w:tc>
      </w:tr>
      <w:tr w:rsidR="00BE09C9" w14:paraId="563D1DA8" w14:textId="77777777" w:rsidTr="0D47E6EB">
        <w:tc>
          <w:tcPr>
            <w:tcW w:w="2880" w:type="dxa"/>
            <w:vAlign w:val="center"/>
          </w:tcPr>
          <w:p w14:paraId="7AFBCB72" w14:textId="5BCDC8A0" w:rsidR="00BE09C9" w:rsidRDefault="00B409F7">
            <w:r>
              <w:rPr>
                <w:sz w:val="18"/>
              </w:rPr>
              <w:t>Repository</w:t>
            </w:r>
            <w:r w:rsidR="000A767B">
              <w:rPr>
                <w:sz w:val="18"/>
              </w:rPr>
              <w:t xml:space="preserve"> L</w:t>
            </w:r>
            <w:r>
              <w:rPr>
                <w:sz w:val="18"/>
              </w:rPr>
              <w:t>ink</w:t>
            </w:r>
          </w:p>
        </w:tc>
        <w:tc>
          <w:tcPr>
            <w:tcW w:w="7151" w:type="dxa"/>
            <w:vAlign w:val="center"/>
          </w:tcPr>
          <w:p w14:paraId="28B8D7D7" w14:textId="38DE16A6" w:rsidR="00BE09C9" w:rsidRDefault="6FD9A34E" w:rsidP="0D47E6EB">
            <w:pPr>
              <w:rPr>
                <w:rFonts w:eastAsia="Aptos" w:cs="Aptos"/>
                <w:szCs w:val="20"/>
              </w:rPr>
            </w:pPr>
            <w:r w:rsidRPr="0D47E6EB">
              <w:rPr>
                <w:rFonts w:ascii="Calibri" w:eastAsia="Calibri" w:hAnsi="Calibri" w:cs="Calibri"/>
                <w:szCs w:val="20"/>
              </w:rPr>
              <w:t>https://github.com/vanessayee/Embedded-System-Group-14-Project</w:t>
            </w:r>
          </w:p>
        </w:tc>
      </w:tr>
    </w:tbl>
    <w:p w14:paraId="7297D62E" w14:textId="77777777" w:rsidR="00BE09C9" w:rsidRDefault="00BE09C9"/>
    <w:tbl>
      <w:tblPr>
        <w:tblStyle w:val="TableGrid"/>
        <w:tblW w:w="0" w:type="auto"/>
        <w:tblLook w:val="04A0" w:firstRow="1" w:lastRow="0" w:firstColumn="1" w:lastColumn="0" w:noHBand="0" w:noVBand="1"/>
      </w:tblPr>
      <w:tblGrid>
        <w:gridCol w:w="1152"/>
        <w:gridCol w:w="1791"/>
        <w:gridCol w:w="7088"/>
      </w:tblGrid>
      <w:tr w:rsidR="000A767B" w14:paraId="274D47E3" w14:textId="77777777" w:rsidTr="0D47E6EB">
        <w:tc>
          <w:tcPr>
            <w:tcW w:w="1152" w:type="dxa"/>
            <w:shd w:val="clear" w:color="auto" w:fill="1F4E79"/>
            <w:vAlign w:val="center"/>
          </w:tcPr>
          <w:p w14:paraId="46008CCF" w14:textId="77777777" w:rsidR="000A767B" w:rsidRDefault="000A767B">
            <w:r>
              <w:rPr>
                <w:b/>
                <w:color w:val="FFFFFF"/>
                <w:sz w:val="18"/>
              </w:rPr>
              <w:t>Buddy</w:t>
            </w:r>
          </w:p>
        </w:tc>
        <w:tc>
          <w:tcPr>
            <w:tcW w:w="1791" w:type="dxa"/>
            <w:shd w:val="clear" w:color="auto" w:fill="1F4E79"/>
            <w:vAlign w:val="center"/>
          </w:tcPr>
          <w:p w14:paraId="500D32DB" w14:textId="77777777" w:rsidR="000A767B" w:rsidRDefault="000A767B">
            <w:r>
              <w:rPr>
                <w:b/>
                <w:color w:val="FFFFFF"/>
                <w:sz w:val="18"/>
              </w:rPr>
              <w:t>Student ID</w:t>
            </w:r>
          </w:p>
        </w:tc>
        <w:tc>
          <w:tcPr>
            <w:tcW w:w="7088" w:type="dxa"/>
            <w:shd w:val="clear" w:color="auto" w:fill="1F4E79"/>
            <w:vAlign w:val="center"/>
          </w:tcPr>
          <w:p w14:paraId="2564CE5B" w14:textId="77777777" w:rsidR="000A767B" w:rsidRDefault="000A767B">
            <w:r>
              <w:rPr>
                <w:b/>
                <w:color w:val="FFFFFF"/>
                <w:sz w:val="18"/>
              </w:rPr>
              <w:t>Primary subsystem / persona</w:t>
            </w:r>
          </w:p>
        </w:tc>
      </w:tr>
      <w:tr w:rsidR="000A767B" w14:paraId="346E30B0" w14:textId="77777777" w:rsidTr="0D47E6EB">
        <w:tc>
          <w:tcPr>
            <w:tcW w:w="1152" w:type="dxa"/>
            <w:vAlign w:val="center"/>
          </w:tcPr>
          <w:p w14:paraId="5ACB863C" w14:textId="77777777" w:rsidR="000A767B" w:rsidRDefault="000A767B">
            <w:r>
              <w:rPr>
                <w:sz w:val="18"/>
              </w:rPr>
              <w:t>Buddy 1</w:t>
            </w:r>
          </w:p>
        </w:tc>
        <w:tc>
          <w:tcPr>
            <w:tcW w:w="1791" w:type="dxa"/>
            <w:vAlign w:val="center"/>
          </w:tcPr>
          <w:p w14:paraId="3A337C49" w14:textId="41D03846" w:rsidR="000A767B" w:rsidRDefault="72A33D4A">
            <w:r>
              <w:t>2501573</w:t>
            </w:r>
          </w:p>
        </w:tc>
        <w:tc>
          <w:tcPr>
            <w:tcW w:w="7088" w:type="dxa"/>
            <w:vAlign w:val="center"/>
          </w:tcPr>
          <w:p w14:paraId="6433DB3A" w14:textId="77777777" w:rsidR="000A767B" w:rsidRDefault="000A767B">
            <w:r>
              <w:rPr>
                <w:sz w:val="18"/>
              </w:rPr>
              <w:t>Network Gatekeeper: WiFi, MQTT, telemetry</w:t>
            </w:r>
          </w:p>
        </w:tc>
      </w:tr>
      <w:tr w:rsidR="000A767B" w14:paraId="0490F992" w14:textId="77777777" w:rsidTr="0D47E6EB">
        <w:tc>
          <w:tcPr>
            <w:tcW w:w="1152" w:type="dxa"/>
            <w:vAlign w:val="center"/>
          </w:tcPr>
          <w:p w14:paraId="024EAA01" w14:textId="77777777" w:rsidR="000A767B" w:rsidRDefault="000A767B">
            <w:r>
              <w:rPr>
                <w:sz w:val="18"/>
              </w:rPr>
              <w:t>Buddy 2</w:t>
            </w:r>
          </w:p>
        </w:tc>
        <w:tc>
          <w:tcPr>
            <w:tcW w:w="1791" w:type="dxa"/>
            <w:vAlign w:val="center"/>
          </w:tcPr>
          <w:p w14:paraId="123C02CC" w14:textId="43FCB126" w:rsidR="000A767B" w:rsidRDefault="1F4A1598">
            <w:r>
              <w:t>2502591</w:t>
            </w:r>
          </w:p>
        </w:tc>
        <w:tc>
          <w:tcPr>
            <w:tcW w:w="7088" w:type="dxa"/>
            <w:vAlign w:val="center"/>
          </w:tcPr>
          <w:p w14:paraId="23440C1A" w14:textId="77777777" w:rsidR="000A767B" w:rsidRDefault="000A767B">
            <w:r>
              <w:rPr>
                <w:sz w:val="18"/>
              </w:rPr>
              <w:t>Real-Time Taskmaster: motors, encoders, PID</w:t>
            </w:r>
          </w:p>
        </w:tc>
      </w:tr>
      <w:tr w:rsidR="000A767B" w14:paraId="789DF76D" w14:textId="77777777" w:rsidTr="0D47E6EB">
        <w:tc>
          <w:tcPr>
            <w:tcW w:w="1152" w:type="dxa"/>
            <w:vAlign w:val="center"/>
          </w:tcPr>
          <w:p w14:paraId="48C30B63" w14:textId="77777777" w:rsidR="000A767B" w:rsidRDefault="000A767B">
            <w:r>
              <w:rPr>
                <w:sz w:val="18"/>
              </w:rPr>
              <w:t>Buddy 3</w:t>
            </w:r>
          </w:p>
        </w:tc>
        <w:tc>
          <w:tcPr>
            <w:tcW w:w="1791" w:type="dxa"/>
            <w:vAlign w:val="center"/>
          </w:tcPr>
          <w:p w14:paraId="6759D0C7" w14:textId="36AEA760" w:rsidR="000A767B" w:rsidRDefault="20E8401E">
            <w:r>
              <w:t>2501720</w:t>
            </w:r>
          </w:p>
        </w:tc>
        <w:tc>
          <w:tcPr>
            <w:tcW w:w="7088" w:type="dxa"/>
            <w:vAlign w:val="center"/>
          </w:tcPr>
          <w:p w14:paraId="7BAB6065" w14:textId="77777777" w:rsidR="000A767B" w:rsidRDefault="000A767B">
            <w:r>
              <w:rPr>
                <w:sz w:val="18"/>
              </w:rPr>
              <w:t>Track Purist: IR sensors, line following, barcode</w:t>
            </w:r>
          </w:p>
        </w:tc>
      </w:tr>
      <w:tr w:rsidR="000A767B" w14:paraId="79E09101" w14:textId="77777777" w:rsidTr="0D47E6EB">
        <w:tc>
          <w:tcPr>
            <w:tcW w:w="1152" w:type="dxa"/>
            <w:vAlign w:val="center"/>
          </w:tcPr>
          <w:p w14:paraId="5F2A10CC" w14:textId="77777777" w:rsidR="000A767B" w:rsidRDefault="000A767B">
            <w:r>
              <w:rPr>
                <w:sz w:val="18"/>
              </w:rPr>
              <w:t>Buddy 4</w:t>
            </w:r>
          </w:p>
        </w:tc>
        <w:tc>
          <w:tcPr>
            <w:tcW w:w="1791" w:type="dxa"/>
            <w:vAlign w:val="center"/>
          </w:tcPr>
          <w:p w14:paraId="2638F6B4" w14:textId="1986F121" w:rsidR="000A767B" w:rsidRDefault="65F43960">
            <w:r>
              <w:t>2500320</w:t>
            </w:r>
          </w:p>
        </w:tc>
        <w:tc>
          <w:tcPr>
            <w:tcW w:w="7088" w:type="dxa"/>
            <w:vAlign w:val="center"/>
          </w:tcPr>
          <w:p w14:paraId="725D21A4" w14:textId="77777777" w:rsidR="000A767B" w:rsidRDefault="000A767B">
            <w:r>
              <w:rPr>
                <w:sz w:val="18"/>
              </w:rPr>
              <w:t>Physics Watchdog: IMU, terrain, hump/motion events</w:t>
            </w:r>
          </w:p>
        </w:tc>
      </w:tr>
      <w:tr w:rsidR="000A767B" w14:paraId="3645A5D2" w14:textId="77777777" w:rsidTr="0D47E6EB">
        <w:tc>
          <w:tcPr>
            <w:tcW w:w="1152" w:type="dxa"/>
            <w:vAlign w:val="center"/>
          </w:tcPr>
          <w:p w14:paraId="3727BA17" w14:textId="77777777" w:rsidR="000A767B" w:rsidRDefault="000A767B">
            <w:r>
              <w:rPr>
                <w:sz w:val="18"/>
              </w:rPr>
              <w:t>Buddy 5</w:t>
            </w:r>
          </w:p>
        </w:tc>
        <w:tc>
          <w:tcPr>
            <w:tcW w:w="1791" w:type="dxa"/>
            <w:vAlign w:val="center"/>
          </w:tcPr>
          <w:p w14:paraId="43F8F3C4" w14:textId="1744E172" w:rsidR="000A767B" w:rsidRDefault="2976C8E5">
            <w:r>
              <w:t>2502075</w:t>
            </w:r>
          </w:p>
        </w:tc>
        <w:tc>
          <w:tcPr>
            <w:tcW w:w="7088" w:type="dxa"/>
            <w:vAlign w:val="center"/>
          </w:tcPr>
          <w:p w14:paraId="40AC8A62" w14:textId="77777777" w:rsidR="000A767B" w:rsidRDefault="000A767B">
            <w:r>
              <w:rPr>
                <w:sz w:val="18"/>
              </w:rPr>
              <w:t>Spatial Optimizer: ultrasonic, servo, obstacle profiling</w:t>
            </w:r>
          </w:p>
        </w:tc>
      </w:tr>
    </w:tbl>
    <w:p w14:paraId="28F7496C" w14:textId="77777777" w:rsidR="00BE09C9" w:rsidRDefault="00BE09C9"/>
    <w:p w14:paraId="1F5B04AE" w14:textId="77777777" w:rsidR="000C75DF" w:rsidRDefault="000C75DF"/>
    <w:p w14:paraId="1B68DAE9" w14:textId="77777777" w:rsidR="000C75DF" w:rsidRDefault="000C75DF"/>
    <w:p w14:paraId="224C0908" w14:textId="77777777" w:rsidR="000C75DF" w:rsidRDefault="000C75DF"/>
    <w:p w14:paraId="1A673A4C" w14:textId="77777777" w:rsidR="00095825" w:rsidRDefault="00095825">
      <w:pPr>
        <w:rPr>
          <w:rFonts w:ascii="Aptos Display" w:eastAsiaTheme="majorEastAsia" w:hAnsi="Aptos Display" w:cstheme="majorBidi"/>
          <w:b/>
          <w:bCs/>
          <w:color w:val="1F4E79"/>
          <w:sz w:val="28"/>
          <w:szCs w:val="28"/>
        </w:rPr>
      </w:pPr>
      <w:r>
        <w:rPr>
          <w:rFonts w:ascii="Aptos Display" w:hAnsi="Aptos Display"/>
          <w:color w:val="1F4E79"/>
        </w:rPr>
        <w:br w:type="page"/>
      </w:r>
    </w:p>
    <w:p w14:paraId="31C88FCC" w14:textId="4FAC2729" w:rsidR="00BE09C9" w:rsidRDefault="00B409F7">
      <w:pPr>
        <w:pStyle w:val="Heading1"/>
      </w:pPr>
      <w:r>
        <w:rPr>
          <w:rFonts w:ascii="Aptos Display" w:hAnsi="Aptos Display"/>
          <w:color w:val="1F4E79"/>
        </w:rPr>
        <w:lastRenderedPageBreak/>
        <w:t>Version A: Pre-Tribunal AI Ideation</w:t>
      </w:r>
    </w:p>
    <w:tbl>
      <w:tblPr>
        <w:tblW w:w="0" w:type="auto"/>
        <w:jc w:val="center"/>
        <w:tblLook w:val="04A0" w:firstRow="1" w:lastRow="0" w:firstColumn="1" w:lastColumn="0" w:noHBand="0" w:noVBand="1"/>
      </w:tblPr>
      <w:tblGrid>
        <w:gridCol w:w="10166"/>
      </w:tblGrid>
      <w:tr w:rsidR="00BE09C9" w14:paraId="21777372" w14:textId="77777777">
        <w:trPr>
          <w:jc w:val="center"/>
        </w:trPr>
        <w:tc>
          <w:tcPr>
            <w:tcW w:w="10166" w:type="dxa"/>
            <w:shd w:val="clear" w:color="auto" w:fill="D9EAF7"/>
          </w:tcPr>
          <w:p w14:paraId="76415D99" w14:textId="77777777" w:rsidR="00BE09C9" w:rsidRDefault="00B409F7">
            <w:r>
              <w:rPr>
                <w:b/>
                <w:color w:val="1F4E79"/>
              </w:rPr>
              <w:t>Instructions</w:t>
            </w:r>
          </w:p>
          <w:p w14:paraId="44B0A447" w14:textId="2AF22729" w:rsidR="00BE09C9" w:rsidRDefault="00B409F7">
            <w:pPr>
              <w:spacing w:after="20"/>
              <w:ind w:left="216"/>
            </w:pPr>
            <w:r>
              <w:rPr>
                <w:b/>
                <w:sz w:val="18"/>
              </w:rPr>
              <w:t xml:space="preserve">• </w:t>
            </w:r>
            <w:r>
              <w:rPr>
                <w:sz w:val="18"/>
              </w:rPr>
              <w:t xml:space="preserve">Each buddy must use AI before Zoom </w:t>
            </w:r>
            <w:r w:rsidR="00612A3B">
              <w:rPr>
                <w:sz w:val="18"/>
              </w:rPr>
              <w:t xml:space="preserve">session </w:t>
            </w:r>
            <w:r>
              <w:rPr>
                <w:sz w:val="18"/>
              </w:rPr>
              <w:t>to prepare subsystem-specific arguments, risks, and negotiation points.</w:t>
            </w:r>
          </w:p>
          <w:p w14:paraId="479B0EA2" w14:textId="77777777" w:rsidR="00BE09C9" w:rsidRDefault="00B409F7">
            <w:pPr>
              <w:spacing w:after="20"/>
              <w:ind w:left="216"/>
            </w:pPr>
            <w:r>
              <w:rPr>
                <w:b/>
                <w:sz w:val="18"/>
              </w:rPr>
              <w:t xml:space="preserve">• </w:t>
            </w:r>
            <w:r>
              <w:rPr>
                <w:sz w:val="18"/>
              </w:rPr>
              <w:t>The AI output must be critiqued. Identify what is useful, unrealistic, incomplete, or requires validation.</w:t>
            </w:r>
          </w:p>
          <w:p w14:paraId="228D4AB3" w14:textId="77777777" w:rsidR="00BE09C9" w:rsidRDefault="00B409F7">
            <w:pPr>
              <w:spacing w:after="20"/>
              <w:ind w:left="216"/>
            </w:pPr>
            <w:r>
              <w:rPr>
                <w:b/>
                <w:sz w:val="18"/>
              </w:rPr>
              <w:t xml:space="preserve">• </w:t>
            </w:r>
            <w:r>
              <w:rPr>
                <w:sz w:val="18"/>
              </w:rPr>
              <w:t>For Tribunal 1, compare against the Week 6 architecture freeze. For Tribunal 2, compare against actual integration evidence.</w:t>
            </w:r>
          </w:p>
        </w:tc>
      </w:tr>
    </w:tbl>
    <w:p w14:paraId="7E949BA6" w14:textId="77777777" w:rsidR="00BE09C9" w:rsidRDefault="00BE09C9"/>
    <w:tbl>
      <w:tblPr>
        <w:tblStyle w:val="TableGrid"/>
        <w:tblW w:w="0" w:type="auto"/>
        <w:jc w:val="center"/>
        <w:tblLook w:val="04A0" w:firstRow="1" w:lastRow="0" w:firstColumn="1" w:lastColumn="0" w:noHBand="0" w:noVBand="1"/>
      </w:tblPr>
      <w:tblGrid>
        <w:gridCol w:w="1008"/>
        <w:gridCol w:w="1787"/>
        <w:gridCol w:w="2821"/>
        <w:gridCol w:w="2304"/>
        <w:gridCol w:w="2448"/>
      </w:tblGrid>
      <w:tr w:rsidR="00BE09C9" w14:paraId="310D0522" w14:textId="77777777" w:rsidTr="00AB317A">
        <w:trPr>
          <w:jc w:val="center"/>
        </w:trPr>
        <w:tc>
          <w:tcPr>
            <w:tcW w:w="1008" w:type="dxa"/>
            <w:shd w:val="clear" w:color="auto" w:fill="1F4E79"/>
            <w:vAlign w:val="center"/>
          </w:tcPr>
          <w:p w14:paraId="26243B33" w14:textId="77777777" w:rsidR="00BE09C9" w:rsidRPr="005F23A8" w:rsidRDefault="00B409F7">
            <w:pPr>
              <w:rPr>
                <w:sz w:val="18"/>
                <w:szCs w:val="18"/>
              </w:rPr>
            </w:pPr>
            <w:r>
              <w:rPr>
                <w:b/>
                <w:color w:val="FFFFFF"/>
                <w:sz w:val="18"/>
              </w:rPr>
              <w:t>Buddy</w:t>
            </w:r>
          </w:p>
        </w:tc>
        <w:tc>
          <w:tcPr>
            <w:tcW w:w="1787" w:type="dxa"/>
            <w:shd w:val="clear" w:color="auto" w:fill="1F4E79"/>
            <w:vAlign w:val="center"/>
          </w:tcPr>
          <w:p w14:paraId="56FFCBCC" w14:textId="77777777" w:rsidR="00BE09C9" w:rsidRPr="005F23A8" w:rsidRDefault="00B409F7">
            <w:pPr>
              <w:rPr>
                <w:sz w:val="18"/>
                <w:szCs w:val="18"/>
              </w:rPr>
            </w:pPr>
            <w:r>
              <w:rPr>
                <w:b/>
                <w:color w:val="FFFFFF"/>
                <w:sz w:val="18"/>
              </w:rPr>
              <w:t>AI prompt used</w:t>
            </w:r>
          </w:p>
        </w:tc>
        <w:tc>
          <w:tcPr>
            <w:tcW w:w="2821" w:type="dxa"/>
            <w:shd w:val="clear" w:color="auto" w:fill="1F4E79"/>
            <w:vAlign w:val="center"/>
          </w:tcPr>
          <w:p w14:paraId="2E3A3AC2" w14:textId="77777777" w:rsidR="00BE09C9" w:rsidRPr="005F23A8" w:rsidRDefault="00B409F7">
            <w:pPr>
              <w:rPr>
                <w:sz w:val="18"/>
                <w:szCs w:val="18"/>
              </w:rPr>
            </w:pPr>
            <w:r>
              <w:rPr>
                <w:b/>
                <w:color w:val="FFFFFF"/>
                <w:sz w:val="18"/>
              </w:rPr>
              <w:t>Useful AI ideas</w:t>
            </w:r>
          </w:p>
        </w:tc>
        <w:tc>
          <w:tcPr>
            <w:tcW w:w="2304" w:type="dxa"/>
            <w:shd w:val="clear" w:color="auto" w:fill="1F4E79"/>
            <w:vAlign w:val="center"/>
          </w:tcPr>
          <w:p w14:paraId="0AED02AA" w14:textId="77777777" w:rsidR="00BE09C9" w:rsidRPr="005F23A8" w:rsidRDefault="00B409F7">
            <w:pPr>
              <w:rPr>
                <w:sz w:val="18"/>
                <w:szCs w:val="18"/>
              </w:rPr>
            </w:pPr>
            <w:r>
              <w:rPr>
                <w:b/>
                <w:color w:val="FFFFFF"/>
                <w:sz w:val="18"/>
              </w:rPr>
              <w:t>Weak / unrealistic AI ideas</w:t>
            </w:r>
          </w:p>
        </w:tc>
        <w:tc>
          <w:tcPr>
            <w:tcW w:w="2448" w:type="dxa"/>
            <w:shd w:val="clear" w:color="auto" w:fill="1F4E79"/>
            <w:vAlign w:val="center"/>
          </w:tcPr>
          <w:p w14:paraId="418BF399" w14:textId="77777777" w:rsidR="00BE09C9" w:rsidRPr="005F23A8" w:rsidRDefault="00B409F7">
            <w:pPr>
              <w:rPr>
                <w:sz w:val="18"/>
                <w:szCs w:val="18"/>
              </w:rPr>
            </w:pPr>
            <w:r>
              <w:rPr>
                <w:b/>
                <w:color w:val="FFFFFF"/>
                <w:sz w:val="18"/>
              </w:rPr>
              <w:t>Position before Zoom</w:t>
            </w:r>
          </w:p>
        </w:tc>
      </w:tr>
      <w:tr w:rsidR="00BE09C9" w14:paraId="01E01DA5" w14:textId="77777777" w:rsidTr="00AB317A">
        <w:trPr>
          <w:jc w:val="center"/>
        </w:trPr>
        <w:tc>
          <w:tcPr>
            <w:tcW w:w="1008" w:type="dxa"/>
            <w:vAlign w:val="center"/>
          </w:tcPr>
          <w:p w14:paraId="5B8AA6F1" w14:textId="05FB340F" w:rsidR="00BE09C9" w:rsidRPr="005F23A8" w:rsidRDefault="00B409F7">
            <w:pPr>
              <w:rPr>
                <w:sz w:val="18"/>
                <w:szCs w:val="18"/>
              </w:rPr>
            </w:pPr>
            <w:r w:rsidRPr="005F23A8">
              <w:rPr>
                <w:sz w:val="18"/>
                <w:szCs w:val="18"/>
              </w:rPr>
              <w:t>Buddy 1</w:t>
            </w:r>
          </w:p>
        </w:tc>
        <w:tc>
          <w:tcPr>
            <w:tcW w:w="1787" w:type="dxa"/>
            <w:vAlign w:val="center"/>
          </w:tcPr>
          <w:p w14:paraId="0A21F86A" w14:textId="77777777" w:rsidR="009243B8" w:rsidRPr="005F23A8" w:rsidRDefault="009243B8" w:rsidP="009243B8">
            <w:pPr>
              <w:pStyle w:val="Default"/>
              <w:rPr>
                <w:sz w:val="18"/>
                <w:szCs w:val="18"/>
              </w:rPr>
            </w:pPr>
            <w:r w:rsidRPr="005F23A8">
              <w:rPr>
                <w:sz w:val="18"/>
                <w:szCs w:val="18"/>
              </w:rPr>
              <w:t xml:space="preserve">Please look at my week 6 Buddy 1 WiFi/MQTT and telemetry architecture, including the separate communication and collection of tasks, network-failure handling, shared resources, subsystem interfaces, and untested assumptions. Tell me if there is any form of disadvantages or unrealised potential issue in this design for buddy 1 </w:t>
            </w:r>
          </w:p>
          <w:p w14:paraId="7133513A" w14:textId="1108CA7D" w:rsidR="00BE09C9" w:rsidRPr="005F23A8" w:rsidRDefault="00BE09C9">
            <w:pPr>
              <w:rPr>
                <w:sz w:val="18"/>
                <w:szCs w:val="18"/>
                <w:lang w:val="en-SG"/>
              </w:rPr>
            </w:pPr>
          </w:p>
        </w:tc>
        <w:tc>
          <w:tcPr>
            <w:tcW w:w="2821" w:type="dxa"/>
            <w:vAlign w:val="center"/>
          </w:tcPr>
          <w:p w14:paraId="13260693" w14:textId="77777777" w:rsidR="0086384A" w:rsidRPr="005F23A8" w:rsidRDefault="0086384A" w:rsidP="0086384A">
            <w:pPr>
              <w:pStyle w:val="Default"/>
              <w:rPr>
                <w:sz w:val="18"/>
                <w:szCs w:val="18"/>
              </w:rPr>
            </w:pPr>
            <w:r w:rsidRPr="005F23A8">
              <w:rPr>
                <w:sz w:val="18"/>
                <w:szCs w:val="18"/>
              </w:rPr>
              <w:t xml:space="preserve">AI highlighted that separate tasks alone do not guarantee non-blocking operation. It identified the need to define telemetry queue capacity and overflow handling, agree telemetry fields with other buddies, and clarify how validated remote commands reach Motion Control. It also suggested testing disconnection and reconnection while monitoring local control-task timing. </w:t>
            </w:r>
          </w:p>
          <w:p w14:paraId="58C00A91" w14:textId="194CE93E" w:rsidR="00BE09C9" w:rsidRPr="005F23A8" w:rsidRDefault="00BE09C9">
            <w:pPr>
              <w:rPr>
                <w:sz w:val="18"/>
                <w:szCs w:val="18"/>
                <w:lang w:val="en-SG"/>
              </w:rPr>
            </w:pPr>
          </w:p>
        </w:tc>
        <w:tc>
          <w:tcPr>
            <w:tcW w:w="2304" w:type="dxa"/>
            <w:vAlign w:val="center"/>
          </w:tcPr>
          <w:p w14:paraId="5A769C03" w14:textId="77777777" w:rsidR="001F76DD" w:rsidRPr="005F23A8" w:rsidRDefault="001F76DD" w:rsidP="001F76DD">
            <w:pPr>
              <w:pStyle w:val="Default"/>
              <w:rPr>
                <w:sz w:val="18"/>
                <w:szCs w:val="18"/>
              </w:rPr>
            </w:pPr>
            <w:r w:rsidRPr="005F23A8">
              <w:rPr>
                <w:sz w:val="18"/>
                <w:szCs w:val="18"/>
              </w:rPr>
              <w:t xml:space="preserve">The proposed interface and buffering suggestions are still design options. AI could not determine suitable queue sizes, retry intervals or timing performance without implementation details and measurements. These must be agreed and tested rather than treated as validated solutions. </w:t>
            </w:r>
          </w:p>
          <w:p w14:paraId="5A62371D" w14:textId="369C9C1B" w:rsidR="00BE09C9" w:rsidRPr="005F23A8" w:rsidRDefault="00BE09C9">
            <w:pPr>
              <w:rPr>
                <w:sz w:val="18"/>
                <w:szCs w:val="18"/>
              </w:rPr>
            </w:pPr>
          </w:p>
        </w:tc>
        <w:tc>
          <w:tcPr>
            <w:tcW w:w="2448" w:type="dxa"/>
            <w:vAlign w:val="center"/>
          </w:tcPr>
          <w:p w14:paraId="4EB6002B" w14:textId="77777777" w:rsidR="00425EDE" w:rsidRPr="005F23A8" w:rsidRDefault="00425EDE" w:rsidP="00425EDE">
            <w:pPr>
              <w:pStyle w:val="Default"/>
              <w:rPr>
                <w:sz w:val="18"/>
                <w:szCs w:val="18"/>
              </w:rPr>
            </w:pPr>
            <w:r w:rsidRPr="005F23A8">
              <w:rPr>
                <w:sz w:val="18"/>
                <w:szCs w:val="18"/>
              </w:rPr>
              <w:t xml:space="preserve">I propose to retain separate Telemetry Collection and WiFi/MQTT Communication tasks, with local motion and safety independent of network availability. Implementation has not started yet for buddy 1 , so assumption A1 remains open. During Zoom, I want to try agree on telemetry fields, queue overflow behaviour and supervisory-command rules with the team. </w:t>
            </w:r>
          </w:p>
          <w:p w14:paraId="04E93698" w14:textId="311D9492" w:rsidR="00BE09C9" w:rsidRPr="005F23A8" w:rsidRDefault="00BE09C9">
            <w:pPr>
              <w:rPr>
                <w:sz w:val="18"/>
                <w:szCs w:val="18"/>
                <w:lang w:val="en-SG"/>
              </w:rPr>
            </w:pPr>
          </w:p>
        </w:tc>
      </w:tr>
      <w:tr w:rsidR="00BE09C9" w14:paraId="4B1DCA12" w14:textId="77777777" w:rsidTr="00AB317A">
        <w:trPr>
          <w:jc w:val="center"/>
        </w:trPr>
        <w:tc>
          <w:tcPr>
            <w:tcW w:w="1008" w:type="dxa"/>
            <w:vAlign w:val="center"/>
          </w:tcPr>
          <w:p w14:paraId="0DDDEDCE" w14:textId="56D979EF" w:rsidR="00BE09C9" w:rsidRPr="005F23A8" w:rsidRDefault="00B409F7">
            <w:pPr>
              <w:rPr>
                <w:sz w:val="18"/>
                <w:szCs w:val="18"/>
              </w:rPr>
            </w:pPr>
            <w:r w:rsidRPr="005F23A8">
              <w:rPr>
                <w:sz w:val="18"/>
                <w:szCs w:val="18"/>
              </w:rPr>
              <w:t>Buddy 2</w:t>
            </w:r>
          </w:p>
        </w:tc>
        <w:tc>
          <w:tcPr>
            <w:tcW w:w="1787" w:type="dxa"/>
            <w:vAlign w:val="center"/>
          </w:tcPr>
          <w:p w14:paraId="54E44950" w14:textId="77777777" w:rsidR="00D97FCF" w:rsidRPr="00D97FCF" w:rsidRDefault="00D97FCF" w:rsidP="00D97FCF">
            <w:pPr>
              <w:rPr>
                <w:sz w:val="18"/>
                <w:szCs w:val="18"/>
              </w:rPr>
            </w:pPr>
            <w:r w:rsidRPr="00D97FCF">
              <w:rPr>
                <w:sz w:val="18"/>
                <w:szCs w:val="18"/>
              </w:rPr>
              <w:t xml:space="preserve">Review the Week 6 </w:t>
            </w:r>
          </w:p>
          <w:p w14:paraId="54DD6A83" w14:textId="77777777" w:rsidR="00D97FCF" w:rsidRPr="00D97FCF" w:rsidRDefault="00D97FCF" w:rsidP="00D97FCF">
            <w:pPr>
              <w:rPr>
                <w:sz w:val="18"/>
                <w:szCs w:val="18"/>
              </w:rPr>
            </w:pPr>
            <w:r w:rsidRPr="00D97FCF">
              <w:rPr>
                <w:sz w:val="18"/>
                <w:szCs w:val="18"/>
              </w:rPr>
              <w:t xml:space="preserve">Motion Control </w:t>
            </w:r>
          </w:p>
          <w:p w14:paraId="4D4C055F" w14:textId="77777777" w:rsidR="00D97FCF" w:rsidRPr="00D97FCF" w:rsidRDefault="00D97FCF" w:rsidP="00D97FCF">
            <w:pPr>
              <w:rPr>
                <w:sz w:val="18"/>
                <w:szCs w:val="18"/>
              </w:rPr>
            </w:pPr>
            <w:r w:rsidRPr="00D97FCF">
              <w:rPr>
                <w:sz w:val="18"/>
                <w:szCs w:val="18"/>
              </w:rPr>
              <w:t xml:space="preserve">architecture: PID </w:t>
            </w:r>
          </w:p>
          <w:p w14:paraId="7876E8EC" w14:textId="77777777" w:rsidR="00D97FCF" w:rsidRPr="00D97FCF" w:rsidRDefault="00D97FCF" w:rsidP="00D97FCF">
            <w:pPr>
              <w:rPr>
                <w:sz w:val="18"/>
                <w:szCs w:val="18"/>
              </w:rPr>
            </w:pPr>
            <w:r w:rsidRPr="00D97FCF">
              <w:rPr>
                <w:sz w:val="18"/>
                <w:szCs w:val="18"/>
              </w:rPr>
              <w:t xml:space="preserve">timing, encoder ISR </w:t>
            </w:r>
          </w:p>
          <w:p w14:paraId="04D296A8" w14:textId="77777777" w:rsidR="00D97FCF" w:rsidRPr="00D97FCF" w:rsidRDefault="00D97FCF" w:rsidP="00D97FCF">
            <w:pPr>
              <w:rPr>
                <w:sz w:val="18"/>
                <w:szCs w:val="18"/>
              </w:rPr>
            </w:pPr>
            <w:r w:rsidRPr="00D97FCF">
              <w:rPr>
                <w:sz w:val="18"/>
                <w:szCs w:val="18"/>
              </w:rPr>
              <w:t xml:space="preserve">load, stop()/turn </w:t>
            </w:r>
          </w:p>
          <w:p w14:paraId="1DEA5452" w14:textId="77777777" w:rsidR="00D97FCF" w:rsidRPr="00D97FCF" w:rsidRDefault="00D97FCF" w:rsidP="00D97FCF">
            <w:pPr>
              <w:rPr>
                <w:sz w:val="18"/>
                <w:szCs w:val="18"/>
              </w:rPr>
            </w:pPr>
            <w:r w:rsidRPr="00D97FCF">
              <w:rPr>
                <w:sz w:val="18"/>
                <w:szCs w:val="18"/>
              </w:rPr>
              <w:t xml:space="preserve">accuracy, command </w:t>
            </w:r>
          </w:p>
          <w:p w14:paraId="41B1847D" w14:textId="77777777" w:rsidR="00D97FCF" w:rsidRPr="00D97FCF" w:rsidRDefault="00D97FCF" w:rsidP="00D97FCF">
            <w:pPr>
              <w:rPr>
                <w:sz w:val="18"/>
                <w:szCs w:val="18"/>
              </w:rPr>
            </w:pPr>
            <w:r w:rsidRPr="00D97FCF">
              <w:rPr>
                <w:sz w:val="18"/>
                <w:szCs w:val="18"/>
              </w:rPr>
              <w:t xml:space="preserve">arbitration, Fault </w:t>
            </w:r>
          </w:p>
          <w:p w14:paraId="523479D0" w14:textId="77777777" w:rsidR="00D97FCF" w:rsidRPr="00D97FCF" w:rsidRDefault="00D97FCF" w:rsidP="00D97FCF">
            <w:pPr>
              <w:rPr>
                <w:sz w:val="18"/>
                <w:szCs w:val="18"/>
              </w:rPr>
            </w:pPr>
            <w:r w:rsidRPr="00D97FCF">
              <w:rPr>
                <w:sz w:val="18"/>
                <w:szCs w:val="18"/>
              </w:rPr>
              <w:t xml:space="preserve">handling and interfaces </w:t>
            </w:r>
          </w:p>
          <w:p w14:paraId="15F8A76C" w14:textId="42320890" w:rsidR="00BE09C9" w:rsidRPr="005F23A8" w:rsidRDefault="00D97FCF" w:rsidP="00D97FCF">
            <w:pPr>
              <w:rPr>
                <w:sz w:val="18"/>
                <w:szCs w:val="18"/>
              </w:rPr>
            </w:pPr>
            <w:r w:rsidRPr="00D97FCF">
              <w:rPr>
                <w:sz w:val="18"/>
                <w:szCs w:val="18"/>
              </w:rPr>
              <w:t>with Buddies 3, 4, 5.</w:t>
            </w:r>
          </w:p>
        </w:tc>
        <w:tc>
          <w:tcPr>
            <w:tcW w:w="2821" w:type="dxa"/>
          </w:tcPr>
          <w:p w14:paraId="1C55B0F0" w14:textId="77777777" w:rsidR="00D97FCF" w:rsidRPr="00D97FCF" w:rsidRDefault="00D97FCF" w:rsidP="00D97FCF">
            <w:pPr>
              <w:rPr>
                <w:sz w:val="18"/>
                <w:szCs w:val="18"/>
              </w:rPr>
            </w:pPr>
            <w:r w:rsidRPr="00D97FCF">
              <w:rPr>
                <w:sz w:val="18"/>
                <w:szCs w:val="18"/>
              </w:rPr>
              <w:t xml:space="preserve">AI identified that the 300 </w:t>
            </w:r>
          </w:p>
          <w:p w14:paraId="1E71B5A4" w14:textId="77777777" w:rsidR="00D97FCF" w:rsidRPr="00D97FCF" w:rsidRDefault="00D97FCF" w:rsidP="00D97FCF">
            <w:pPr>
              <w:rPr>
                <w:sz w:val="18"/>
                <w:szCs w:val="18"/>
              </w:rPr>
            </w:pPr>
            <w:r w:rsidRPr="00D97FCF">
              <w:rPr>
                <w:sz w:val="18"/>
                <w:szCs w:val="18"/>
              </w:rPr>
              <w:t xml:space="preserve">ms debounce could not </w:t>
            </w:r>
          </w:p>
          <w:p w14:paraId="0B520EE0" w14:textId="77777777" w:rsidR="00D97FCF" w:rsidRPr="00D97FCF" w:rsidRDefault="00D97FCF" w:rsidP="00D97FCF">
            <w:pPr>
              <w:rPr>
                <w:sz w:val="18"/>
                <w:szCs w:val="18"/>
              </w:rPr>
            </w:pPr>
            <w:r w:rsidRPr="00D97FCF">
              <w:rPr>
                <w:sz w:val="18"/>
                <w:szCs w:val="18"/>
              </w:rPr>
              <w:t xml:space="preserve">validate recovery from a </w:t>
            </w:r>
          </w:p>
          <w:p w14:paraId="661166FD" w14:textId="77777777" w:rsidR="00D97FCF" w:rsidRPr="00D97FCF" w:rsidRDefault="00D97FCF" w:rsidP="00D97FCF">
            <w:pPr>
              <w:rPr>
                <w:sz w:val="18"/>
                <w:szCs w:val="18"/>
              </w:rPr>
            </w:pPr>
            <w:r w:rsidRPr="00D97FCF">
              <w:rPr>
                <w:sz w:val="18"/>
                <w:szCs w:val="18"/>
              </w:rPr>
              <w:t xml:space="preserve">stall. A stall is detected as </w:t>
            </w:r>
          </w:p>
          <w:p w14:paraId="44A8D9EB" w14:textId="77777777" w:rsidR="00D97FCF" w:rsidRPr="00D97FCF" w:rsidRDefault="00D97FCF" w:rsidP="00D97FCF">
            <w:pPr>
              <w:rPr>
                <w:sz w:val="18"/>
                <w:szCs w:val="18"/>
              </w:rPr>
            </w:pPr>
            <w:r w:rsidRPr="00D97FCF">
              <w:rPr>
                <w:sz w:val="18"/>
                <w:szCs w:val="18"/>
              </w:rPr>
              <w:t xml:space="preserve">“PWM applied but no </w:t>
            </w:r>
          </w:p>
          <w:p w14:paraId="1CBCD654" w14:textId="77777777" w:rsidR="00D97FCF" w:rsidRPr="00D97FCF" w:rsidRDefault="00D97FCF" w:rsidP="00D97FCF">
            <w:pPr>
              <w:rPr>
                <w:sz w:val="18"/>
                <w:szCs w:val="18"/>
              </w:rPr>
            </w:pPr>
            <w:r w:rsidRPr="00D97FCF">
              <w:rPr>
                <w:sz w:val="18"/>
                <w:szCs w:val="18"/>
              </w:rPr>
              <w:t xml:space="preserve">encoder ticks”, and in the </w:t>
            </w:r>
          </w:p>
          <w:p w14:paraId="137712B6" w14:textId="77777777" w:rsidR="00D97FCF" w:rsidRPr="00D97FCF" w:rsidRDefault="00D97FCF" w:rsidP="00D97FCF">
            <w:pPr>
              <w:rPr>
                <w:sz w:val="18"/>
                <w:szCs w:val="18"/>
              </w:rPr>
            </w:pPr>
            <w:r w:rsidRPr="00D97FCF">
              <w:rPr>
                <w:sz w:val="18"/>
                <w:szCs w:val="18"/>
              </w:rPr>
              <w:t xml:space="preserve">Fault state the motors are </w:t>
            </w:r>
          </w:p>
          <w:p w14:paraId="5A157A73" w14:textId="77777777" w:rsidR="00D97FCF" w:rsidRPr="00D97FCF" w:rsidRDefault="00D97FCF" w:rsidP="00D97FCF">
            <w:pPr>
              <w:rPr>
                <w:sz w:val="18"/>
                <w:szCs w:val="18"/>
              </w:rPr>
            </w:pPr>
            <w:r w:rsidRPr="00D97FCF">
              <w:rPr>
                <w:sz w:val="18"/>
                <w:szCs w:val="18"/>
              </w:rPr>
              <w:t xml:space="preserve">off, so the condition clears </w:t>
            </w:r>
          </w:p>
          <w:p w14:paraId="05077FAC" w14:textId="77777777" w:rsidR="00D97FCF" w:rsidRPr="00D97FCF" w:rsidRDefault="00D97FCF" w:rsidP="00D97FCF">
            <w:pPr>
              <w:rPr>
                <w:sz w:val="18"/>
                <w:szCs w:val="18"/>
              </w:rPr>
            </w:pPr>
            <w:r w:rsidRPr="00D97FCF">
              <w:rPr>
                <w:sz w:val="18"/>
                <w:szCs w:val="18"/>
              </w:rPr>
              <w:t xml:space="preserve">by itself. The robot could </w:t>
            </w:r>
          </w:p>
          <w:p w14:paraId="0BB9A08F" w14:textId="77777777" w:rsidR="00D97FCF" w:rsidRPr="00D97FCF" w:rsidRDefault="00D97FCF" w:rsidP="00D97FCF">
            <w:pPr>
              <w:rPr>
                <w:sz w:val="18"/>
                <w:szCs w:val="18"/>
              </w:rPr>
            </w:pPr>
            <w:r w:rsidRPr="00D97FCF">
              <w:rPr>
                <w:sz w:val="18"/>
                <w:szCs w:val="18"/>
              </w:rPr>
              <w:t xml:space="preserve">repeatedly cycle through </w:t>
            </w:r>
          </w:p>
          <w:p w14:paraId="2A3042C7" w14:textId="15CE77AF" w:rsidR="00D97FCF" w:rsidRPr="00D97FCF" w:rsidRDefault="00D97FCF" w:rsidP="00D97FCF">
            <w:pPr>
              <w:rPr>
                <w:sz w:val="18"/>
                <w:szCs w:val="18"/>
              </w:rPr>
            </w:pPr>
            <w:r w:rsidRPr="00D97FCF">
              <w:rPr>
                <w:sz w:val="18"/>
                <w:szCs w:val="18"/>
              </w:rPr>
              <w:t>Fault, Idle, a new</w:t>
            </w:r>
            <w:r>
              <w:rPr>
                <w:sz w:val="18"/>
                <w:szCs w:val="18"/>
              </w:rPr>
              <w:t xml:space="preserve"> </w:t>
            </w:r>
            <w:r w:rsidRPr="00D97FCF">
              <w:rPr>
                <w:sz w:val="18"/>
                <w:szCs w:val="18"/>
              </w:rPr>
              <w:t xml:space="preserve">command and Fault again. </w:t>
            </w:r>
          </w:p>
          <w:p w14:paraId="187E8637" w14:textId="77777777" w:rsidR="00D97FCF" w:rsidRPr="00D97FCF" w:rsidRDefault="00D97FCF" w:rsidP="00D97FCF">
            <w:pPr>
              <w:rPr>
                <w:sz w:val="18"/>
                <w:szCs w:val="18"/>
              </w:rPr>
            </w:pPr>
            <w:r w:rsidRPr="00D97FCF">
              <w:rPr>
                <w:sz w:val="18"/>
                <w:szCs w:val="18"/>
              </w:rPr>
              <w:t xml:space="preserve">Suggested fix: add a retry </w:t>
            </w:r>
          </w:p>
          <w:p w14:paraId="48EFAF1E" w14:textId="77777777" w:rsidR="00D97FCF" w:rsidRPr="00D97FCF" w:rsidRDefault="00D97FCF" w:rsidP="00D97FCF">
            <w:pPr>
              <w:rPr>
                <w:sz w:val="18"/>
                <w:szCs w:val="18"/>
              </w:rPr>
            </w:pPr>
            <w:r w:rsidRPr="00D97FCF">
              <w:rPr>
                <w:sz w:val="18"/>
                <w:szCs w:val="18"/>
              </w:rPr>
              <w:t xml:space="preserve">counter that escalates to </w:t>
            </w:r>
          </w:p>
          <w:p w14:paraId="4B7993E3" w14:textId="23A06FDB" w:rsidR="00D97FCF" w:rsidRPr="00D97FCF" w:rsidRDefault="00D97FCF" w:rsidP="00D97FCF">
            <w:pPr>
              <w:rPr>
                <w:sz w:val="18"/>
                <w:szCs w:val="18"/>
              </w:rPr>
            </w:pPr>
            <w:r w:rsidRPr="00D97FCF">
              <w:rPr>
                <w:sz w:val="18"/>
                <w:szCs w:val="18"/>
              </w:rPr>
              <w:t xml:space="preserve">the system-level Safe Stop, and define the stall </w:t>
            </w:r>
          </w:p>
          <w:p w14:paraId="2CE4D4DE" w14:textId="72FEB5F9" w:rsidR="00D97FCF" w:rsidRPr="00D97FCF" w:rsidRDefault="00D97FCF" w:rsidP="00D97FCF">
            <w:pPr>
              <w:rPr>
                <w:sz w:val="18"/>
                <w:szCs w:val="18"/>
              </w:rPr>
            </w:pPr>
            <w:r w:rsidRPr="00D97FCF">
              <w:rPr>
                <w:sz w:val="18"/>
                <w:szCs w:val="18"/>
              </w:rPr>
              <w:t xml:space="preserve">criterion numerically. </w:t>
            </w:r>
          </w:p>
          <w:p w14:paraId="61C7087C" w14:textId="77777777" w:rsidR="00D97FCF" w:rsidRPr="00D97FCF" w:rsidRDefault="00D97FCF" w:rsidP="00D97FCF">
            <w:pPr>
              <w:rPr>
                <w:sz w:val="18"/>
                <w:szCs w:val="18"/>
              </w:rPr>
            </w:pPr>
            <w:r w:rsidRPr="00D97FCF">
              <w:rPr>
                <w:sz w:val="18"/>
                <w:szCs w:val="18"/>
              </w:rPr>
              <w:t xml:space="preserve"> </w:t>
            </w:r>
          </w:p>
          <w:p w14:paraId="2B9D73F6" w14:textId="30980A18" w:rsidR="00D97FCF" w:rsidRDefault="00D97FCF" w:rsidP="00D97FCF">
            <w:pPr>
              <w:rPr>
                <w:sz w:val="18"/>
                <w:szCs w:val="18"/>
              </w:rPr>
            </w:pPr>
            <w:r w:rsidRPr="00D97FCF">
              <w:rPr>
                <w:sz w:val="18"/>
                <w:szCs w:val="18"/>
              </w:rPr>
              <w:t>Motion Control only checks its queue every 20–50 ms, and a stop request could wait behind other queued</w:t>
            </w:r>
            <w:r>
              <w:rPr>
                <w:sz w:val="18"/>
                <w:szCs w:val="18"/>
              </w:rPr>
              <w:t xml:space="preserve"> </w:t>
            </w:r>
            <w:r w:rsidRPr="00D97FCF">
              <w:rPr>
                <w:sz w:val="18"/>
                <w:szCs w:val="18"/>
              </w:rPr>
              <w:t>commands, using up most</w:t>
            </w:r>
            <w:r>
              <w:rPr>
                <w:sz w:val="18"/>
                <w:szCs w:val="18"/>
              </w:rPr>
              <w:t xml:space="preserve"> </w:t>
            </w:r>
            <w:r w:rsidRPr="00D97FCF">
              <w:rPr>
                <w:sz w:val="18"/>
                <w:szCs w:val="18"/>
              </w:rPr>
              <w:t>of the 100 ms limit in NFR6.</w:t>
            </w:r>
            <w:r>
              <w:rPr>
                <w:sz w:val="18"/>
                <w:szCs w:val="18"/>
              </w:rPr>
              <w:t xml:space="preserve"> </w:t>
            </w:r>
            <w:r w:rsidRPr="00D97FCF">
              <w:rPr>
                <w:sz w:val="18"/>
                <w:szCs w:val="18"/>
              </w:rPr>
              <w:t>Suggested fix: wake the task from an event flag for</w:t>
            </w:r>
            <w:r>
              <w:rPr>
                <w:sz w:val="18"/>
                <w:szCs w:val="18"/>
              </w:rPr>
              <w:t xml:space="preserve"> </w:t>
            </w:r>
            <w:r w:rsidRPr="00D97FCF">
              <w:rPr>
                <w:sz w:val="18"/>
                <w:szCs w:val="18"/>
              </w:rPr>
              <w:t>stop and fault requests, let</w:t>
            </w:r>
            <w:r>
              <w:rPr>
                <w:sz w:val="18"/>
                <w:szCs w:val="18"/>
              </w:rPr>
              <w:t xml:space="preserve"> </w:t>
            </w:r>
            <w:r w:rsidRPr="00D97FCF">
              <w:rPr>
                <w:sz w:val="18"/>
                <w:szCs w:val="18"/>
              </w:rPr>
              <w:t>stop bypass the queue,</w:t>
            </w:r>
            <w:r>
              <w:rPr>
                <w:sz w:val="18"/>
                <w:szCs w:val="18"/>
              </w:rPr>
              <w:t xml:space="preserve"> </w:t>
            </w:r>
            <w:r w:rsidRPr="00D97FCF">
              <w:rPr>
                <w:sz w:val="18"/>
                <w:szCs w:val="18"/>
              </w:rPr>
              <w:t>and fix the task period at a</w:t>
            </w:r>
            <w:r>
              <w:rPr>
                <w:sz w:val="18"/>
                <w:szCs w:val="18"/>
              </w:rPr>
              <w:t xml:space="preserve"> </w:t>
            </w:r>
            <w:r w:rsidRPr="00D97FCF">
              <w:rPr>
                <w:sz w:val="18"/>
                <w:szCs w:val="18"/>
              </w:rPr>
              <w:t xml:space="preserve">single value (e.g. </w:t>
            </w:r>
            <w:r w:rsidRPr="00D97FCF">
              <w:rPr>
                <w:sz w:val="18"/>
                <w:szCs w:val="18"/>
              </w:rPr>
              <w:lastRenderedPageBreak/>
              <w:t xml:space="preserve">20 ms) instead of a range. </w:t>
            </w:r>
            <w:r>
              <w:rPr>
                <w:sz w:val="18"/>
                <w:szCs w:val="18"/>
              </w:rPr>
              <w:t xml:space="preserve"> </w:t>
            </w:r>
          </w:p>
          <w:p w14:paraId="0B6D3AF5" w14:textId="77777777" w:rsidR="00D97FCF" w:rsidRDefault="00D97FCF" w:rsidP="00D97FCF">
            <w:pPr>
              <w:rPr>
                <w:sz w:val="18"/>
                <w:szCs w:val="18"/>
              </w:rPr>
            </w:pPr>
          </w:p>
          <w:p w14:paraId="5DDA76E7" w14:textId="01E1B792" w:rsidR="00D97FCF" w:rsidRPr="00D97FCF" w:rsidRDefault="00D97FCF" w:rsidP="00D97FCF">
            <w:pPr>
              <w:rPr>
                <w:sz w:val="18"/>
                <w:szCs w:val="18"/>
              </w:rPr>
            </w:pPr>
            <w:r w:rsidRPr="00D97FCF">
              <w:rPr>
                <w:sz w:val="18"/>
                <w:szCs w:val="18"/>
              </w:rPr>
              <w:t>Adding motor current</w:t>
            </w:r>
            <w:r>
              <w:rPr>
                <w:sz w:val="18"/>
                <w:szCs w:val="18"/>
              </w:rPr>
              <w:t xml:space="preserve"> </w:t>
            </w:r>
            <w:r w:rsidRPr="00D97FCF">
              <w:rPr>
                <w:sz w:val="18"/>
                <w:szCs w:val="18"/>
              </w:rPr>
              <w:t xml:space="preserve">sensing for stall detection. This hardware is not </w:t>
            </w:r>
          </w:p>
          <w:p w14:paraId="2110650B" w14:textId="77777777" w:rsidR="00D97FCF" w:rsidRPr="00D97FCF" w:rsidRDefault="00D97FCF" w:rsidP="00D97FCF">
            <w:pPr>
              <w:rPr>
                <w:sz w:val="18"/>
                <w:szCs w:val="18"/>
              </w:rPr>
            </w:pPr>
            <w:r w:rsidRPr="00D97FCF">
              <w:rPr>
                <w:sz w:val="18"/>
                <w:szCs w:val="18"/>
              </w:rPr>
              <w:t xml:space="preserve">available on the robot, </w:t>
            </w:r>
          </w:p>
          <w:p w14:paraId="0D012AC5" w14:textId="77777777" w:rsidR="00D97FCF" w:rsidRPr="00D97FCF" w:rsidRDefault="00D97FCF" w:rsidP="00D97FCF">
            <w:pPr>
              <w:rPr>
                <w:sz w:val="18"/>
                <w:szCs w:val="18"/>
              </w:rPr>
            </w:pPr>
            <w:r w:rsidRPr="00D97FCF">
              <w:rPr>
                <w:sz w:val="18"/>
                <w:szCs w:val="18"/>
              </w:rPr>
              <w:t xml:space="preserve">so stall detection has to </w:t>
            </w:r>
          </w:p>
          <w:p w14:paraId="00D27DE5" w14:textId="77777777" w:rsidR="00D97FCF" w:rsidRPr="00D97FCF" w:rsidRDefault="00D97FCF" w:rsidP="00D97FCF">
            <w:pPr>
              <w:rPr>
                <w:sz w:val="18"/>
                <w:szCs w:val="18"/>
              </w:rPr>
            </w:pPr>
            <w:r w:rsidRPr="00D97FCF">
              <w:rPr>
                <w:sz w:val="18"/>
                <w:szCs w:val="18"/>
              </w:rPr>
              <w:t xml:space="preserve">rely on encoder ticks. </w:t>
            </w:r>
          </w:p>
          <w:p w14:paraId="3D44645E" w14:textId="34ACFD1F" w:rsidR="00D97FCF" w:rsidRPr="00D97FCF" w:rsidRDefault="00D97FCF" w:rsidP="00D97FCF">
            <w:pPr>
              <w:rPr>
                <w:sz w:val="18"/>
                <w:szCs w:val="18"/>
              </w:rPr>
            </w:pPr>
            <w:r w:rsidRPr="00D97FCF">
              <w:rPr>
                <w:sz w:val="18"/>
                <w:szCs w:val="18"/>
              </w:rPr>
              <w:t>Adding a Safety</w:t>
            </w:r>
            <w:r>
              <w:rPr>
                <w:sz w:val="18"/>
                <w:szCs w:val="18"/>
              </w:rPr>
              <w:t xml:space="preserve"> </w:t>
            </w:r>
            <w:r w:rsidRPr="00D97FCF">
              <w:rPr>
                <w:sz w:val="18"/>
                <w:szCs w:val="18"/>
              </w:rPr>
              <w:t>Supervisor or Vehicle Controller task. This contradicts the team’s</w:t>
            </w:r>
            <w:r>
              <w:rPr>
                <w:sz w:val="18"/>
                <w:szCs w:val="18"/>
              </w:rPr>
              <w:t xml:space="preserve"> </w:t>
            </w:r>
            <w:r w:rsidRPr="00D97FCF">
              <w:rPr>
                <w:sz w:val="18"/>
                <w:szCs w:val="18"/>
              </w:rPr>
              <w:t xml:space="preserve">Section 4 decision to </w:t>
            </w:r>
            <w:r>
              <w:rPr>
                <w:sz w:val="18"/>
                <w:szCs w:val="18"/>
              </w:rPr>
              <w:t>c</w:t>
            </w:r>
            <w:r w:rsidRPr="00D97FCF">
              <w:rPr>
                <w:sz w:val="18"/>
                <w:szCs w:val="18"/>
              </w:rPr>
              <w:t xml:space="preserve">oordinate through </w:t>
            </w:r>
          </w:p>
          <w:p w14:paraId="03CB5094" w14:textId="77777777" w:rsidR="00D97FCF" w:rsidRPr="00D97FCF" w:rsidRDefault="00D97FCF" w:rsidP="00D97FCF">
            <w:pPr>
              <w:rPr>
                <w:sz w:val="18"/>
                <w:szCs w:val="18"/>
              </w:rPr>
            </w:pPr>
            <w:r w:rsidRPr="00D97FCF">
              <w:rPr>
                <w:sz w:val="18"/>
                <w:szCs w:val="18"/>
              </w:rPr>
              <w:t xml:space="preserve">queues and events, and </w:t>
            </w:r>
          </w:p>
          <w:p w14:paraId="29DEFCDB" w14:textId="77777777" w:rsidR="00D97FCF" w:rsidRPr="00D97FCF" w:rsidRDefault="00D97FCF" w:rsidP="00D97FCF">
            <w:pPr>
              <w:rPr>
                <w:sz w:val="18"/>
                <w:szCs w:val="18"/>
              </w:rPr>
            </w:pPr>
            <w:r w:rsidRPr="00D97FCF">
              <w:rPr>
                <w:sz w:val="18"/>
                <w:szCs w:val="18"/>
              </w:rPr>
              <w:t xml:space="preserve">it would add another </w:t>
            </w:r>
          </w:p>
          <w:p w14:paraId="6A973526" w14:textId="77777777" w:rsidR="00D97FCF" w:rsidRPr="00D97FCF" w:rsidRDefault="00D97FCF" w:rsidP="00D97FCF">
            <w:pPr>
              <w:rPr>
                <w:sz w:val="18"/>
                <w:szCs w:val="18"/>
              </w:rPr>
            </w:pPr>
            <w:r w:rsidRPr="00D97FCF">
              <w:rPr>
                <w:sz w:val="18"/>
                <w:szCs w:val="18"/>
              </w:rPr>
              <w:t xml:space="preserve">task competing for CPU </w:t>
            </w:r>
          </w:p>
          <w:p w14:paraId="1C899A83" w14:textId="0D955FD5" w:rsidR="00D97FCF" w:rsidRPr="00D97FCF" w:rsidRDefault="00D97FCF" w:rsidP="00D97FCF">
            <w:pPr>
              <w:rPr>
                <w:sz w:val="18"/>
                <w:szCs w:val="18"/>
              </w:rPr>
            </w:pPr>
            <w:r w:rsidRPr="00D97FCF">
              <w:rPr>
                <w:sz w:val="18"/>
                <w:szCs w:val="18"/>
              </w:rPr>
              <w:t>time.</w:t>
            </w:r>
            <w:r>
              <w:rPr>
                <w:sz w:val="18"/>
                <w:szCs w:val="18"/>
              </w:rPr>
              <w:t xml:space="preserve"> </w:t>
            </w:r>
            <w:r w:rsidRPr="00D97FCF">
              <w:rPr>
                <w:sz w:val="18"/>
                <w:szCs w:val="18"/>
              </w:rPr>
              <w:t xml:space="preserve">I will defend a single High-priority Motion Control Task as the sole </w:t>
            </w:r>
          </w:p>
          <w:p w14:paraId="1529CC93" w14:textId="0FC045B6" w:rsidR="00D97FCF" w:rsidRPr="00D97FCF" w:rsidRDefault="00D97FCF" w:rsidP="00D97FCF">
            <w:pPr>
              <w:rPr>
                <w:sz w:val="18"/>
                <w:szCs w:val="18"/>
              </w:rPr>
            </w:pPr>
            <w:r w:rsidRPr="00D97FCF">
              <w:rPr>
                <w:sz w:val="18"/>
                <w:szCs w:val="18"/>
              </w:rPr>
              <w:t>owner of the motors, the creep</w:t>
            </w:r>
            <w:r>
              <w:rPr>
                <w:sz w:val="18"/>
                <w:szCs w:val="18"/>
              </w:rPr>
              <w:t xml:space="preserve"> s</w:t>
            </w:r>
            <w:r w:rsidRPr="00D97FCF">
              <w:rPr>
                <w:sz w:val="18"/>
                <w:szCs w:val="18"/>
              </w:rPr>
              <w:t xml:space="preserve">peed design that reduces dead time between manoeuvres and </w:t>
            </w:r>
          </w:p>
          <w:p w14:paraId="62376977" w14:textId="1C54E317" w:rsidR="00D97FCF" w:rsidRPr="00D97FCF" w:rsidRDefault="00D97FCF" w:rsidP="00D97FCF">
            <w:pPr>
              <w:rPr>
                <w:sz w:val="18"/>
                <w:szCs w:val="18"/>
              </w:rPr>
            </w:pPr>
            <w:r w:rsidRPr="00D97FCF">
              <w:rPr>
                <w:sz w:val="18"/>
                <w:szCs w:val="18"/>
              </w:rPr>
              <w:t>improves completion time, and local automatic fault recovery, since</w:t>
            </w:r>
            <w:r>
              <w:rPr>
                <w:sz w:val="18"/>
                <w:szCs w:val="18"/>
              </w:rPr>
              <w:t xml:space="preserve"> </w:t>
            </w:r>
            <w:r w:rsidRPr="00D97FCF">
              <w:rPr>
                <w:sz w:val="18"/>
                <w:szCs w:val="18"/>
              </w:rPr>
              <w:t xml:space="preserve">motion and safety functions cannot </w:t>
            </w:r>
            <w:r>
              <w:rPr>
                <w:sz w:val="18"/>
                <w:szCs w:val="18"/>
              </w:rPr>
              <w:t>d</w:t>
            </w:r>
            <w:r w:rsidRPr="00D97FCF">
              <w:rPr>
                <w:sz w:val="18"/>
                <w:szCs w:val="18"/>
              </w:rPr>
              <w:t xml:space="preserve">epend on remote commands. I concede and will fix the following </w:t>
            </w:r>
          </w:p>
          <w:p w14:paraId="418BADEF" w14:textId="27D7C1F7" w:rsidR="00D97FCF" w:rsidRPr="00D97FCF" w:rsidRDefault="00D97FCF" w:rsidP="00D97FCF">
            <w:pPr>
              <w:rPr>
                <w:sz w:val="18"/>
                <w:szCs w:val="18"/>
              </w:rPr>
            </w:pPr>
            <w:r w:rsidRPr="00D97FCF">
              <w:rPr>
                <w:sz w:val="18"/>
                <w:szCs w:val="18"/>
              </w:rPr>
              <w:t xml:space="preserve">gaps found in the review: a single fixed task period, event-driven handling of stop and fault requests, </w:t>
            </w:r>
          </w:p>
          <w:p w14:paraId="5E11FB51" w14:textId="49264A43" w:rsidR="00D97FCF" w:rsidRPr="00D97FCF" w:rsidRDefault="00D97FCF" w:rsidP="00D97FCF">
            <w:pPr>
              <w:rPr>
                <w:sz w:val="18"/>
                <w:szCs w:val="18"/>
              </w:rPr>
            </w:pPr>
            <w:r w:rsidRPr="00D97FCF">
              <w:rPr>
                <w:sz w:val="18"/>
                <w:szCs w:val="18"/>
              </w:rPr>
              <w:t xml:space="preserve">a done / aborted / fault status in the motion-complete notification, a </w:t>
            </w:r>
          </w:p>
          <w:p w14:paraId="109BD913" w14:textId="45D93D8E" w:rsidR="00D97FCF" w:rsidRPr="00D97FCF" w:rsidRDefault="00D97FCF" w:rsidP="00D97FCF">
            <w:pPr>
              <w:rPr>
                <w:sz w:val="18"/>
                <w:szCs w:val="18"/>
              </w:rPr>
            </w:pPr>
            <w:r w:rsidRPr="00D97FCF">
              <w:rPr>
                <w:sz w:val="18"/>
                <w:szCs w:val="18"/>
              </w:rPr>
              <w:t xml:space="preserve">fault retry limit that escalates to Safe Stop, and a minimum creep </w:t>
            </w:r>
          </w:p>
          <w:p w14:paraId="45E377DB" w14:textId="77777777" w:rsidR="00D97FCF" w:rsidRPr="00D97FCF" w:rsidRDefault="00D97FCF" w:rsidP="00D97FCF">
            <w:pPr>
              <w:rPr>
                <w:sz w:val="18"/>
                <w:szCs w:val="18"/>
              </w:rPr>
            </w:pPr>
            <w:r w:rsidRPr="00D97FCF">
              <w:rPr>
                <w:sz w:val="18"/>
                <w:szCs w:val="18"/>
              </w:rPr>
              <w:t xml:space="preserve">speed set from bench </w:t>
            </w:r>
          </w:p>
          <w:p w14:paraId="4279F11D" w14:textId="77777777" w:rsidR="00D97FCF" w:rsidRPr="00D97FCF" w:rsidRDefault="00D97FCF" w:rsidP="00D97FCF">
            <w:pPr>
              <w:rPr>
                <w:sz w:val="18"/>
                <w:szCs w:val="18"/>
              </w:rPr>
            </w:pPr>
            <w:r w:rsidRPr="00D97FCF">
              <w:rPr>
                <w:sz w:val="18"/>
                <w:szCs w:val="18"/>
              </w:rPr>
              <w:t xml:space="preserve">measurements. </w:t>
            </w:r>
          </w:p>
          <w:p w14:paraId="0412E754" w14:textId="60F20E7C" w:rsidR="00D97FCF" w:rsidRPr="00D97FCF" w:rsidRDefault="00D97FCF" w:rsidP="00D97FCF">
            <w:pPr>
              <w:rPr>
                <w:sz w:val="18"/>
                <w:szCs w:val="18"/>
              </w:rPr>
            </w:pPr>
            <w:r w:rsidRPr="00D97FCF">
              <w:rPr>
                <w:sz w:val="18"/>
                <w:szCs w:val="18"/>
              </w:rPr>
              <w:t xml:space="preserve">I will also ask Buddy 3 to confirm the steering interface and that line </w:t>
            </w:r>
          </w:p>
          <w:p w14:paraId="5DDC890E" w14:textId="07260E61" w:rsidR="00D97FCF" w:rsidRPr="00D97FCF" w:rsidRDefault="00D97FCF" w:rsidP="00D97FCF">
            <w:pPr>
              <w:rPr>
                <w:sz w:val="18"/>
                <w:szCs w:val="18"/>
              </w:rPr>
            </w:pPr>
            <w:r w:rsidRPr="00D97FCF">
              <w:rPr>
                <w:sz w:val="18"/>
                <w:szCs w:val="18"/>
              </w:rPr>
              <w:t xml:space="preserve">following pauses during barcode actions, Buddy 5 to wait on the completion status and share the </w:t>
            </w:r>
          </w:p>
          <w:p w14:paraId="62CB25C6" w14:textId="7E167A1B" w:rsidR="00D97FCF" w:rsidRPr="00D97FCF" w:rsidRDefault="00D97FCF" w:rsidP="00D97FCF">
            <w:pPr>
              <w:rPr>
                <w:sz w:val="18"/>
                <w:szCs w:val="18"/>
              </w:rPr>
            </w:pPr>
            <w:r w:rsidRPr="00D97FCF">
              <w:rPr>
                <w:sz w:val="18"/>
                <w:szCs w:val="18"/>
              </w:rPr>
              <w:t xml:space="preserve">GPIO interrupt handler, and Buddy 4 to define the collision-to-stop path </w:t>
            </w:r>
          </w:p>
          <w:p w14:paraId="267517BD" w14:textId="77777777" w:rsidR="00D97FCF" w:rsidRPr="00D97FCF" w:rsidRDefault="00D97FCF" w:rsidP="00D97FCF">
            <w:pPr>
              <w:rPr>
                <w:sz w:val="18"/>
                <w:szCs w:val="18"/>
              </w:rPr>
            </w:pPr>
            <w:r w:rsidRPr="00D97FCF">
              <w:rPr>
                <w:sz w:val="18"/>
                <w:szCs w:val="18"/>
              </w:rPr>
              <w:t xml:space="preserve">10–15% of cruise speed </w:t>
            </w:r>
          </w:p>
          <w:p w14:paraId="751C7C55" w14:textId="77777777" w:rsidR="00D97FCF" w:rsidRPr="00D97FCF" w:rsidRDefault="00D97FCF" w:rsidP="00D97FCF">
            <w:pPr>
              <w:rPr>
                <w:sz w:val="18"/>
                <w:szCs w:val="18"/>
              </w:rPr>
            </w:pPr>
            <w:r w:rsidRPr="00D97FCF">
              <w:rPr>
                <w:sz w:val="18"/>
                <w:szCs w:val="18"/>
              </w:rPr>
              <w:t xml:space="preserve">may fall below the motor’s </w:t>
            </w:r>
          </w:p>
          <w:p w14:paraId="60DABE71" w14:textId="77777777" w:rsidR="00D97FCF" w:rsidRPr="00D97FCF" w:rsidRDefault="00D97FCF" w:rsidP="00D97FCF">
            <w:pPr>
              <w:rPr>
                <w:sz w:val="18"/>
                <w:szCs w:val="18"/>
              </w:rPr>
            </w:pPr>
            <w:r w:rsidRPr="00D97FCF">
              <w:rPr>
                <w:sz w:val="18"/>
                <w:szCs w:val="18"/>
              </w:rPr>
              <w:t xml:space="preserve">minimum reliable speed. </w:t>
            </w:r>
          </w:p>
          <w:p w14:paraId="42C8CEBD" w14:textId="77777777" w:rsidR="00D97FCF" w:rsidRPr="00D97FCF" w:rsidRDefault="00D97FCF" w:rsidP="00D97FCF">
            <w:pPr>
              <w:rPr>
                <w:sz w:val="18"/>
                <w:szCs w:val="18"/>
              </w:rPr>
            </w:pPr>
            <w:r w:rsidRPr="00D97FCF">
              <w:rPr>
                <w:sz w:val="18"/>
                <w:szCs w:val="18"/>
              </w:rPr>
              <w:t xml:space="preserve">Hence will need to define </w:t>
            </w:r>
          </w:p>
          <w:p w14:paraId="2CB012C3" w14:textId="77777777" w:rsidR="00D97FCF" w:rsidRPr="00D97FCF" w:rsidRDefault="00D97FCF" w:rsidP="00D97FCF">
            <w:pPr>
              <w:rPr>
                <w:sz w:val="18"/>
                <w:szCs w:val="18"/>
              </w:rPr>
            </w:pPr>
            <w:r w:rsidRPr="00D97FCF">
              <w:rPr>
                <w:sz w:val="18"/>
                <w:szCs w:val="18"/>
              </w:rPr>
              <w:t xml:space="preserve">creep speed as the larger </w:t>
            </w:r>
          </w:p>
          <w:p w14:paraId="79CC7E1B" w14:textId="77777777" w:rsidR="00D97FCF" w:rsidRPr="00D97FCF" w:rsidRDefault="00D97FCF" w:rsidP="00D97FCF">
            <w:pPr>
              <w:rPr>
                <w:sz w:val="18"/>
                <w:szCs w:val="18"/>
              </w:rPr>
            </w:pPr>
            <w:r w:rsidRPr="00D97FCF">
              <w:rPr>
                <w:sz w:val="18"/>
                <w:szCs w:val="18"/>
              </w:rPr>
              <w:t xml:space="preserve">of 15% of cruise and the </w:t>
            </w:r>
          </w:p>
          <w:p w14:paraId="350EC5A6" w14:textId="77777777" w:rsidR="00D97FCF" w:rsidRPr="00D97FCF" w:rsidRDefault="00D97FCF" w:rsidP="00D97FCF">
            <w:pPr>
              <w:rPr>
                <w:sz w:val="18"/>
                <w:szCs w:val="18"/>
              </w:rPr>
            </w:pPr>
            <w:r w:rsidRPr="00D97FCF">
              <w:rPr>
                <w:sz w:val="18"/>
                <w:szCs w:val="18"/>
              </w:rPr>
              <w:t xml:space="preserve">minimum controllable </w:t>
            </w:r>
          </w:p>
          <w:p w14:paraId="12C14441" w14:textId="77777777" w:rsidR="00D97FCF" w:rsidRPr="00D97FCF" w:rsidRDefault="00D97FCF" w:rsidP="00D97FCF">
            <w:pPr>
              <w:rPr>
                <w:sz w:val="18"/>
                <w:szCs w:val="18"/>
              </w:rPr>
            </w:pPr>
            <w:r w:rsidRPr="00D97FCF">
              <w:rPr>
                <w:sz w:val="18"/>
                <w:szCs w:val="18"/>
              </w:rPr>
              <w:t xml:space="preserve">speed, measured on the </w:t>
            </w:r>
          </w:p>
          <w:p w14:paraId="1B642804" w14:textId="77777777" w:rsidR="00D97FCF" w:rsidRPr="00D97FCF" w:rsidRDefault="00D97FCF" w:rsidP="00D97FCF">
            <w:pPr>
              <w:rPr>
                <w:sz w:val="18"/>
                <w:szCs w:val="18"/>
              </w:rPr>
            </w:pPr>
            <w:r w:rsidRPr="00D97FCF">
              <w:rPr>
                <w:sz w:val="18"/>
                <w:szCs w:val="18"/>
              </w:rPr>
              <w:t xml:space="preserve">bench. </w:t>
            </w:r>
          </w:p>
          <w:p w14:paraId="6C5FCFFB" w14:textId="77777777" w:rsidR="00D97FCF" w:rsidRPr="00D97FCF" w:rsidRDefault="00D97FCF" w:rsidP="00D97FCF">
            <w:pPr>
              <w:rPr>
                <w:sz w:val="18"/>
                <w:szCs w:val="18"/>
              </w:rPr>
            </w:pPr>
            <w:r w:rsidRPr="00D97FCF">
              <w:rPr>
                <w:sz w:val="18"/>
                <w:szCs w:val="18"/>
              </w:rPr>
              <w:t xml:space="preserve"> </w:t>
            </w:r>
          </w:p>
          <w:p w14:paraId="32BAC8AB" w14:textId="77777777" w:rsidR="00D97FCF" w:rsidRPr="00D97FCF" w:rsidRDefault="00D97FCF" w:rsidP="00D97FCF">
            <w:pPr>
              <w:rPr>
                <w:sz w:val="18"/>
                <w:szCs w:val="18"/>
              </w:rPr>
            </w:pPr>
            <w:r w:rsidRPr="00D97FCF">
              <w:rPr>
                <w:sz w:val="18"/>
                <w:szCs w:val="18"/>
              </w:rPr>
              <w:t xml:space="preserve">Needed to report done, </w:t>
            </w:r>
          </w:p>
          <w:p w14:paraId="42B124F5" w14:textId="77777777" w:rsidR="00D97FCF" w:rsidRPr="00D97FCF" w:rsidRDefault="00D97FCF" w:rsidP="00D97FCF">
            <w:pPr>
              <w:rPr>
                <w:sz w:val="18"/>
                <w:szCs w:val="18"/>
              </w:rPr>
            </w:pPr>
            <w:r w:rsidRPr="00D97FCF">
              <w:rPr>
                <w:sz w:val="18"/>
                <w:szCs w:val="18"/>
              </w:rPr>
              <w:t xml:space="preserve">aborted or fault as the </w:t>
            </w:r>
          </w:p>
          <w:p w14:paraId="20E3A6DE" w14:textId="77777777" w:rsidR="00D97FCF" w:rsidRPr="00D97FCF" w:rsidRDefault="00D97FCF" w:rsidP="00D97FCF">
            <w:pPr>
              <w:rPr>
                <w:sz w:val="18"/>
                <w:szCs w:val="18"/>
              </w:rPr>
            </w:pPr>
            <w:r w:rsidRPr="00D97FCF">
              <w:rPr>
                <w:sz w:val="18"/>
                <w:szCs w:val="18"/>
              </w:rPr>
              <w:t xml:space="preserve">Motion Complete </w:t>
            </w:r>
          </w:p>
          <w:p w14:paraId="588560A6" w14:textId="77777777" w:rsidR="00D97FCF" w:rsidRPr="00D97FCF" w:rsidRDefault="00D97FCF" w:rsidP="00D97FCF">
            <w:pPr>
              <w:rPr>
                <w:sz w:val="18"/>
                <w:szCs w:val="18"/>
              </w:rPr>
            </w:pPr>
            <w:r w:rsidRPr="00D97FCF">
              <w:rPr>
                <w:sz w:val="18"/>
                <w:szCs w:val="18"/>
              </w:rPr>
              <w:t xml:space="preserve">notification has no fault or </w:t>
            </w:r>
          </w:p>
          <w:p w14:paraId="0FD99D85" w14:textId="77777777" w:rsidR="00D97FCF" w:rsidRPr="00D97FCF" w:rsidRDefault="00D97FCF" w:rsidP="00D97FCF">
            <w:pPr>
              <w:rPr>
                <w:sz w:val="18"/>
                <w:szCs w:val="18"/>
              </w:rPr>
            </w:pPr>
            <w:r w:rsidRPr="00D97FCF">
              <w:rPr>
                <w:sz w:val="18"/>
                <w:szCs w:val="18"/>
              </w:rPr>
              <w:t xml:space="preserve">abort result, so Buddy 5 </w:t>
            </w:r>
          </w:p>
          <w:p w14:paraId="2A7CA94C" w14:textId="77777777" w:rsidR="00D97FCF" w:rsidRPr="00D97FCF" w:rsidRDefault="00D97FCF" w:rsidP="00D97FCF">
            <w:pPr>
              <w:rPr>
                <w:sz w:val="18"/>
                <w:szCs w:val="18"/>
              </w:rPr>
            </w:pPr>
            <w:r w:rsidRPr="00D97FCF">
              <w:rPr>
                <w:sz w:val="18"/>
                <w:szCs w:val="18"/>
              </w:rPr>
              <w:t xml:space="preserve">would wait until the </w:t>
            </w:r>
          </w:p>
          <w:p w14:paraId="0B778202" w14:textId="77777777" w:rsidR="00D97FCF" w:rsidRPr="00D97FCF" w:rsidRDefault="00D97FCF" w:rsidP="00D97FCF">
            <w:pPr>
              <w:rPr>
                <w:sz w:val="18"/>
                <w:szCs w:val="18"/>
              </w:rPr>
            </w:pPr>
            <w:r w:rsidRPr="00D97FCF">
              <w:rPr>
                <w:sz w:val="18"/>
                <w:szCs w:val="18"/>
              </w:rPr>
              <w:lastRenderedPageBreak/>
              <w:t xml:space="preserve">recovery timeout if Motion </w:t>
            </w:r>
          </w:p>
          <w:p w14:paraId="3A99285A" w14:textId="77777777" w:rsidR="00925695" w:rsidRDefault="00423C6C" w:rsidP="00D97FCF">
            <w:pPr>
              <w:rPr>
                <w:sz w:val="18"/>
                <w:szCs w:val="18"/>
              </w:rPr>
            </w:pPr>
            <w:r>
              <w:rPr>
                <w:sz w:val="18"/>
              </w:rPr>
              <w:t xml:space="preserve"> </w:t>
            </w:r>
          </w:p>
          <w:p w14:paraId="7F3B8B75" w14:textId="53C7FF47" w:rsidR="00BE09C9" w:rsidRPr="005F23A8" w:rsidRDefault="00D97FCF" w:rsidP="00D97FCF">
            <w:pPr>
              <w:rPr>
                <w:sz w:val="18"/>
                <w:szCs w:val="18"/>
              </w:rPr>
            </w:pPr>
            <w:r w:rsidRPr="00D97FCF">
              <w:rPr>
                <w:sz w:val="18"/>
                <w:szCs w:val="18"/>
              </w:rPr>
              <w:t xml:space="preserve">Control faulted mid-move.  </w:t>
            </w:r>
          </w:p>
        </w:tc>
        <w:tc>
          <w:tcPr>
            <w:tcW w:w="2304" w:type="dxa"/>
            <w:vAlign w:val="center"/>
          </w:tcPr>
          <w:p w14:paraId="18AE5118" w14:textId="0D517B6A" w:rsidR="00D97FCF" w:rsidRPr="00D97FCF" w:rsidRDefault="00D97FCF" w:rsidP="00D97FCF">
            <w:pPr>
              <w:rPr>
                <w:sz w:val="18"/>
                <w:szCs w:val="18"/>
              </w:rPr>
            </w:pPr>
            <w:r>
              <w:rPr>
                <w:sz w:val="18"/>
                <w:szCs w:val="18"/>
              </w:rPr>
              <w:lastRenderedPageBreak/>
              <w:t>A</w:t>
            </w:r>
            <w:r w:rsidRPr="00D97FCF">
              <w:rPr>
                <w:sz w:val="18"/>
                <w:szCs w:val="18"/>
              </w:rPr>
              <w:t xml:space="preserve">dding motor current </w:t>
            </w:r>
          </w:p>
          <w:p w14:paraId="7269CF85" w14:textId="77777777" w:rsidR="00D97FCF" w:rsidRPr="00D97FCF" w:rsidRDefault="00D97FCF" w:rsidP="00D97FCF">
            <w:pPr>
              <w:rPr>
                <w:sz w:val="18"/>
                <w:szCs w:val="18"/>
              </w:rPr>
            </w:pPr>
            <w:r w:rsidRPr="00D97FCF">
              <w:rPr>
                <w:sz w:val="18"/>
                <w:szCs w:val="18"/>
              </w:rPr>
              <w:t xml:space="preserve">sensing for stall </w:t>
            </w:r>
          </w:p>
          <w:p w14:paraId="604B1E4C" w14:textId="77777777" w:rsidR="00D97FCF" w:rsidRPr="00D97FCF" w:rsidRDefault="00D97FCF" w:rsidP="00D97FCF">
            <w:pPr>
              <w:rPr>
                <w:sz w:val="18"/>
                <w:szCs w:val="18"/>
              </w:rPr>
            </w:pPr>
            <w:r w:rsidRPr="00D97FCF">
              <w:rPr>
                <w:sz w:val="18"/>
                <w:szCs w:val="18"/>
              </w:rPr>
              <w:t xml:space="preserve">detection. This </w:t>
            </w:r>
          </w:p>
          <w:p w14:paraId="3CD6228D" w14:textId="77777777" w:rsidR="00D97FCF" w:rsidRPr="00D97FCF" w:rsidRDefault="00D97FCF" w:rsidP="00D97FCF">
            <w:pPr>
              <w:rPr>
                <w:sz w:val="18"/>
                <w:szCs w:val="18"/>
              </w:rPr>
            </w:pPr>
            <w:r w:rsidRPr="00D97FCF">
              <w:rPr>
                <w:sz w:val="18"/>
                <w:szCs w:val="18"/>
              </w:rPr>
              <w:t xml:space="preserve">hardware is not </w:t>
            </w:r>
          </w:p>
          <w:p w14:paraId="7DF845FF" w14:textId="77777777" w:rsidR="00D97FCF" w:rsidRPr="00D97FCF" w:rsidRDefault="00D97FCF" w:rsidP="00D97FCF">
            <w:pPr>
              <w:rPr>
                <w:sz w:val="18"/>
                <w:szCs w:val="18"/>
              </w:rPr>
            </w:pPr>
            <w:r w:rsidRPr="00D97FCF">
              <w:rPr>
                <w:sz w:val="18"/>
                <w:szCs w:val="18"/>
              </w:rPr>
              <w:t xml:space="preserve">available on the robot, </w:t>
            </w:r>
          </w:p>
          <w:p w14:paraId="38A2527B" w14:textId="77777777" w:rsidR="00D97FCF" w:rsidRPr="00D97FCF" w:rsidRDefault="00D97FCF" w:rsidP="00D97FCF">
            <w:pPr>
              <w:rPr>
                <w:sz w:val="18"/>
                <w:szCs w:val="18"/>
              </w:rPr>
            </w:pPr>
            <w:r w:rsidRPr="00D97FCF">
              <w:rPr>
                <w:sz w:val="18"/>
                <w:szCs w:val="18"/>
              </w:rPr>
              <w:t xml:space="preserve">so stall detection has to </w:t>
            </w:r>
          </w:p>
          <w:p w14:paraId="4643027D" w14:textId="77777777" w:rsidR="00D97FCF" w:rsidRPr="00D97FCF" w:rsidRDefault="00D97FCF" w:rsidP="00D97FCF">
            <w:pPr>
              <w:rPr>
                <w:sz w:val="18"/>
                <w:szCs w:val="18"/>
              </w:rPr>
            </w:pPr>
            <w:r w:rsidRPr="00D97FCF">
              <w:rPr>
                <w:sz w:val="18"/>
                <w:szCs w:val="18"/>
              </w:rPr>
              <w:t xml:space="preserve">rely on encoder ticks. </w:t>
            </w:r>
          </w:p>
          <w:p w14:paraId="2298D9AF" w14:textId="20ADCB34" w:rsidR="00D97FCF" w:rsidRPr="00D97FCF" w:rsidRDefault="00D97FCF" w:rsidP="00D97FCF">
            <w:pPr>
              <w:rPr>
                <w:sz w:val="18"/>
                <w:szCs w:val="18"/>
              </w:rPr>
            </w:pPr>
            <w:r w:rsidRPr="00D97FCF">
              <w:rPr>
                <w:sz w:val="18"/>
                <w:szCs w:val="18"/>
              </w:rPr>
              <w:t xml:space="preserve">Adding a Safety </w:t>
            </w:r>
          </w:p>
          <w:p w14:paraId="4648817C" w14:textId="77777777" w:rsidR="00D97FCF" w:rsidRPr="00D97FCF" w:rsidRDefault="00D97FCF" w:rsidP="00D97FCF">
            <w:pPr>
              <w:rPr>
                <w:sz w:val="18"/>
                <w:szCs w:val="18"/>
              </w:rPr>
            </w:pPr>
            <w:r w:rsidRPr="00D97FCF">
              <w:rPr>
                <w:sz w:val="18"/>
                <w:szCs w:val="18"/>
              </w:rPr>
              <w:t xml:space="preserve">Supervisor or Vehicle </w:t>
            </w:r>
          </w:p>
          <w:p w14:paraId="669C3CD3" w14:textId="77777777" w:rsidR="00D97FCF" w:rsidRPr="00D97FCF" w:rsidRDefault="00D97FCF" w:rsidP="00D97FCF">
            <w:pPr>
              <w:rPr>
                <w:sz w:val="18"/>
                <w:szCs w:val="18"/>
              </w:rPr>
            </w:pPr>
            <w:r w:rsidRPr="00D97FCF">
              <w:rPr>
                <w:sz w:val="18"/>
                <w:szCs w:val="18"/>
              </w:rPr>
              <w:t xml:space="preserve">Controller task. This </w:t>
            </w:r>
          </w:p>
          <w:p w14:paraId="12D64F22" w14:textId="77777777" w:rsidR="00D97FCF" w:rsidRPr="00D97FCF" w:rsidRDefault="00D97FCF" w:rsidP="00D97FCF">
            <w:pPr>
              <w:rPr>
                <w:sz w:val="18"/>
                <w:szCs w:val="18"/>
              </w:rPr>
            </w:pPr>
            <w:r w:rsidRPr="00D97FCF">
              <w:rPr>
                <w:sz w:val="18"/>
                <w:szCs w:val="18"/>
              </w:rPr>
              <w:t xml:space="preserve">contradicts the team’s </w:t>
            </w:r>
          </w:p>
          <w:p w14:paraId="42A69515" w14:textId="77777777" w:rsidR="00D97FCF" w:rsidRPr="00D97FCF" w:rsidRDefault="00D97FCF" w:rsidP="00D97FCF">
            <w:pPr>
              <w:rPr>
                <w:sz w:val="18"/>
                <w:szCs w:val="18"/>
              </w:rPr>
            </w:pPr>
            <w:r w:rsidRPr="00D97FCF">
              <w:rPr>
                <w:sz w:val="18"/>
                <w:szCs w:val="18"/>
              </w:rPr>
              <w:t xml:space="preserve">Section 4 decision to </w:t>
            </w:r>
          </w:p>
          <w:p w14:paraId="0BB21648" w14:textId="77777777" w:rsidR="00D97FCF" w:rsidRPr="00D97FCF" w:rsidRDefault="00D97FCF" w:rsidP="00D97FCF">
            <w:pPr>
              <w:rPr>
                <w:sz w:val="18"/>
                <w:szCs w:val="18"/>
              </w:rPr>
            </w:pPr>
            <w:r w:rsidRPr="00D97FCF">
              <w:rPr>
                <w:sz w:val="18"/>
                <w:szCs w:val="18"/>
              </w:rPr>
              <w:t xml:space="preserve">coordinate through </w:t>
            </w:r>
          </w:p>
          <w:p w14:paraId="4A0D7EDB" w14:textId="77777777" w:rsidR="00D97FCF" w:rsidRPr="00D97FCF" w:rsidRDefault="00D97FCF" w:rsidP="00D97FCF">
            <w:pPr>
              <w:rPr>
                <w:sz w:val="18"/>
                <w:szCs w:val="18"/>
              </w:rPr>
            </w:pPr>
            <w:r w:rsidRPr="00D97FCF">
              <w:rPr>
                <w:sz w:val="18"/>
                <w:szCs w:val="18"/>
              </w:rPr>
              <w:t xml:space="preserve">queues and events, and </w:t>
            </w:r>
          </w:p>
          <w:p w14:paraId="02C861F7" w14:textId="77777777" w:rsidR="00D97FCF" w:rsidRPr="00D97FCF" w:rsidRDefault="00D97FCF" w:rsidP="00D97FCF">
            <w:pPr>
              <w:rPr>
                <w:sz w:val="18"/>
                <w:szCs w:val="18"/>
              </w:rPr>
            </w:pPr>
            <w:r w:rsidRPr="00D97FCF">
              <w:rPr>
                <w:sz w:val="18"/>
                <w:szCs w:val="18"/>
              </w:rPr>
              <w:t xml:space="preserve">it would add another </w:t>
            </w:r>
          </w:p>
          <w:p w14:paraId="5C63025E" w14:textId="77777777" w:rsidR="00D97FCF" w:rsidRPr="00D97FCF" w:rsidRDefault="00D97FCF" w:rsidP="00D97FCF">
            <w:pPr>
              <w:rPr>
                <w:sz w:val="18"/>
                <w:szCs w:val="18"/>
              </w:rPr>
            </w:pPr>
            <w:r w:rsidRPr="00D97FCF">
              <w:rPr>
                <w:sz w:val="18"/>
                <w:szCs w:val="18"/>
              </w:rPr>
              <w:t xml:space="preserve">task competing for CPU </w:t>
            </w:r>
          </w:p>
          <w:p w14:paraId="2A6214AC" w14:textId="5D5EAE7C" w:rsidR="00BE09C9" w:rsidRPr="005F23A8" w:rsidRDefault="00D97FCF" w:rsidP="00D97FCF">
            <w:pPr>
              <w:rPr>
                <w:sz w:val="18"/>
                <w:szCs w:val="18"/>
              </w:rPr>
            </w:pPr>
            <w:r w:rsidRPr="00D97FCF">
              <w:rPr>
                <w:sz w:val="18"/>
                <w:szCs w:val="18"/>
              </w:rPr>
              <w:t>time.</w:t>
            </w:r>
            <w:r w:rsidR="00423C6C">
              <w:rPr>
                <w:sz w:val="18"/>
              </w:rPr>
              <w:t xml:space="preserve"> </w:t>
            </w:r>
          </w:p>
        </w:tc>
        <w:tc>
          <w:tcPr>
            <w:tcW w:w="2448" w:type="dxa"/>
            <w:vAlign w:val="center"/>
          </w:tcPr>
          <w:p w14:paraId="7A52EA1D" w14:textId="77777777" w:rsidR="00B634C9" w:rsidRPr="005F23A8" w:rsidRDefault="00B634C9" w:rsidP="00B634C9">
            <w:pPr>
              <w:pStyle w:val="Default"/>
              <w:rPr>
                <w:sz w:val="18"/>
                <w:szCs w:val="18"/>
              </w:rPr>
            </w:pPr>
            <w:r w:rsidRPr="005F23A8">
              <w:rPr>
                <w:sz w:val="18"/>
                <w:szCs w:val="18"/>
              </w:rPr>
              <w:t xml:space="preserve">I will defend a single High-priority Motion Control Task as the sole owner of the motors, the creep-speed design that reduces dead time between manoeuvres and improves completion time, and local automatic fault recovery, since motion and safety functions cannot depend on remote commands. I concede and will fix the following gaps found in the review: a single fixed task period, event-driven handling of stop and fault requests, a done / aborted / fault status in the motion-complete notification, a fault retry limit that escalates to Safe Stop, and a minimum creep speed set from bench measurements. </w:t>
            </w:r>
          </w:p>
          <w:p w14:paraId="0FBFC60E" w14:textId="20A3283C" w:rsidR="00BE09C9" w:rsidRPr="005F23A8" w:rsidRDefault="00B634C9" w:rsidP="00B634C9">
            <w:pPr>
              <w:rPr>
                <w:sz w:val="18"/>
                <w:szCs w:val="18"/>
              </w:rPr>
            </w:pPr>
            <w:r w:rsidRPr="005F23A8">
              <w:rPr>
                <w:sz w:val="18"/>
                <w:szCs w:val="18"/>
              </w:rPr>
              <w:t xml:space="preserve">I will also ask Buddy 3 to confirm the steering interface and that line following pauses during </w:t>
            </w:r>
            <w:r w:rsidRPr="005F23A8">
              <w:rPr>
                <w:sz w:val="18"/>
                <w:szCs w:val="18"/>
              </w:rPr>
              <w:lastRenderedPageBreak/>
              <w:t xml:space="preserve">barcode actions, Buddy 5 to wait on the completion status and share the GPIO interrupt handler, and Buddy 4 to define the collision-to-stop path </w:t>
            </w:r>
          </w:p>
        </w:tc>
      </w:tr>
      <w:tr w:rsidR="00BE09C9" w14:paraId="4A2D0A2C" w14:textId="77777777" w:rsidTr="00AB317A">
        <w:trPr>
          <w:jc w:val="center"/>
        </w:trPr>
        <w:tc>
          <w:tcPr>
            <w:tcW w:w="1008" w:type="dxa"/>
            <w:vAlign w:val="center"/>
          </w:tcPr>
          <w:p w14:paraId="50DDFD37" w14:textId="1FBAD160" w:rsidR="00BE09C9" w:rsidRPr="005F23A8" w:rsidRDefault="00B409F7">
            <w:pPr>
              <w:rPr>
                <w:sz w:val="18"/>
                <w:szCs w:val="18"/>
              </w:rPr>
            </w:pPr>
            <w:r w:rsidRPr="005F23A8">
              <w:rPr>
                <w:sz w:val="18"/>
                <w:szCs w:val="18"/>
              </w:rPr>
              <w:lastRenderedPageBreak/>
              <w:t xml:space="preserve">Buddy </w:t>
            </w:r>
            <w:r>
              <w:rPr>
                <w:sz w:val="18"/>
              </w:rPr>
              <w:t>3</w:t>
            </w:r>
          </w:p>
        </w:tc>
        <w:tc>
          <w:tcPr>
            <w:tcW w:w="1787" w:type="dxa"/>
          </w:tcPr>
          <w:p w14:paraId="09F7F4DE" w14:textId="77777777" w:rsidR="00C12933" w:rsidRPr="00C12933" w:rsidRDefault="00C12933" w:rsidP="00C12933">
            <w:pPr>
              <w:rPr>
                <w:sz w:val="18"/>
                <w:szCs w:val="18"/>
              </w:rPr>
            </w:pPr>
            <w:r>
              <w:rPr>
                <w:sz w:val="18"/>
              </w:rPr>
              <w:t xml:space="preserve">Review my Week 6 </w:t>
            </w:r>
          </w:p>
          <w:p w14:paraId="0879A9EA" w14:textId="77777777" w:rsidR="00C12933" w:rsidRPr="00C12933" w:rsidRDefault="00C12933" w:rsidP="00C12933">
            <w:pPr>
              <w:rPr>
                <w:sz w:val="18"/>
                <w:szCs w:val="18"/>
              </w:rPr>
            </w:pPr>
            <w:r>
              <w:rPr>
                <w:sz w:val="18"/>
              </w:rPr>
              <w:t xml:space="preserve">Buddy 3 design for the </w:t>
            </w:r>
          </w:p>
          <w:p w14:paraId="3E783180" w14:textId="4A117D9D" w:rsidR="00C12933" w:rsidRPr="00C12933" w:rsidRDefault="00C12933" w:rsidP="00C12933">
            <w:pPr>
              <w:rPr>
                <w:sz w:val="18"/>
                <w:szCs w:val="18"/>
              </w:rPr>
            </w:pPr>
            <w:r>
              <w:rPr>
                <w:sz w:val="18"/>
              </w:rPr>
              <w:t>Pico car using micro-</w:t>
            </w:r>
            <w:r w:rsidR="00523FCF">
              <w:rPr>
                <w:sz w:val="18"/>
              </w:rPr>
              <w:t xml:space="preserve">TKernel. Check digital IR sensors for line following and barcode reading, task timing, pin mapping, and integration with Motion Control and obstacle recovery. </w:t>
            </w:r>
            <w:ins w:id="0" w:author="Microsoft Word" w:date="2026-10-19T13:29:00Z" w16du:dateUtc="2026-10-19T05:29:00Z">
              <w:r w:rsidRPr="00C12933">
                <w:rPr>
                  <w:sz w:val="18"/>
                  <w:szCs w:val="18"/>
                </w:rPr>
                <w:t>T</w:t>
              </w:r>
            </w:ins>
          </w:p>
          <w:p w14:paraId="54561326" w14:textId="77777777" w:rsidR="00C12933" w:rsidRPr="00C12933" w:rsidRDefault="00C12933" w:rsidP="00C12933">
            <w:pPr>
              <w:rPr>
                <w:sz w:val="18"/>
                <w:szCs w:val="18"/>
              </w:rPr>
            </w:pPr>
            <w:r w:rsidRPr="00C12933">
              <w:rPr>
                <w:sz w:val="18"/>
                <w:szCs w:val="18"/>
              </w:rPr>
              <w:t xml:space="preserve">Kernel. Check digital IR </w:t>
            </w:r>
          </w:p>
          <w:p w14:paraId="05296A8E" w14:textId="77777777" w:rsidR="00C12933" w:rsidRPr="00C12933" w:rsidRDefault="00C12933" w:rsidP="00C12933">
            <w:pPr>
              <w:rPr>
                <w:sz w:val="18"/>
                <w:szCs w:val="18"/>
              </w:rPr>
            </w:pPr>
            <w:r w:rsidRPr="00C12933">
              <w:rPr>
                <w:sz w:val="18"/>
                <w:szCs w:val="18"/>
              </w:rPr>
              <w:t xml:space="preserve">sensors for line </w:t>
            </w:r>
          </w:p>
          <w:p w14:paraId="20E98395" w14:textId="77777777" w:rsidR="00C12933" w:rsidRPr="00C12933" w:rsidRDefault="00C12933" w:rsidP="00C12933">
            <w:pPr>
              <w:rPr>
                <w:sz w:val="18"/>
                <w:szCs w:val="18"/>
              </w:rPr>
            </w:pPr>
            <w:r w:rsidRPr="00C12933">
              <w:rPr>
                <w:sz w:val="18"/>
                <w:szCs w:val="18"/>
              </w:rPr>
              <w:t xml:space="preserve">following and barcode </w:t>
            </w:r>
          </w:p>
          <w:p w14:paraId="3969B53C" w14:textId="77777777" w:rsidR="00C12933" w:rsidRPr="00C12933" w:rsidRDefault="00C12933" w:rsidP="00C12933">
            <w:pPr>
              <w:rPr>
                <w:sz w:val="18"/>
                <w:szCs w:val="18"/>
              </w:rPr>
            </w:pPr>
            <w:r w:rsidRPr="00C12933">
              <w:rPr>
                <w:sz w:val="18"/>
                <w:szCs w:val="18"/>
              </w:rPr>
              <w:t xml:space="preserve">reading, task timing, pin </w:t>
            </w:r>
          </w:p>
          <w:p w14:paraId="275A8AED" w14:textId="77777777" w:rsidR="00C12933" w:rsidRPr="00C12933" w:rsidRDefault="00C12933" w:rsidP="00C12933">
            <w:pPr>
              <w:rPr>
                <w:sz w:val="18"/>
                <w:szCs w:val="18"/>
              </w:rPr>
            </w:pPr>
            <w:r w:rsidRPr="00C12933">
              <w:rPr>
                <w:sz w:val="18"/>
                <w:szCs w:val="18"/>
              </w:rPr>
              <w:t xml:space="preserve">mapping, and </w:t>
            </w:r>
          </w:p>
          <w:p w14:paraId="57906E8D" w14:textId="77777777" w:rsidR="00C12933" w:rsidRPr="00C12933" w:rsidRDefault="00C12933" w:rsidP="00C12933">
            <w:pPr>
              <w:rPr>
                <w:sz w:val="18"/>
                <w:szCs w:val="18"/>
              </w:rPr>
            </w:pPr>
            <w:r w:rsidRPr="00C12933">
              <w:rPr>
                <w:sz w:val="18"/>
                <w:szCs w:val="18"/>
              </w:rPr>
              <w:t xml:space="preserve">integration with Motion </w:t>
            </w:r>
          </w:p>
          <w:p w14:paraId="5AEE09DD" w14:textId="77777777" w:rsidR="00C12933" w:rsidRPr="00C12933" w:rsidRDefault="00C12933" w:rsidP="00C12933">
            <w:pPr>
              <w:rPr>
                <w:sz w:val="18"/>
                <w:szCs w:val="18"/>
              </w:rPr>
            </w:pPr>
            <w:r w:rsidRPr="00C12933">
              <w:rPr>
                <w:sz w:val="18"/>
                <w:szCs w:val="18"/>
              </w:rPr>
              <w:t xml:space="preserve">Control and obstacle </w:t>
            </w:r>
          </w:p>
          <w:p w14:paraId="2F50A314" w14:textId="77777777" w:rsidR="0045424B" w:rsidRDefault="00523FCF" w:rsidP="00C12933">
            <w:pPr>
              <w:rPr>
                <w:sz w:val="18"/>
                <w:szCs w:val="18"/>
              </w:rPr>
            </w:pPr>
            <w:r>
              <w:rPr>
                <w:sz w:val="18"/>
              </w:rPr>
              <w:t xml:space="preserve"> </w:t>
            </w:r>
          </w:p>
          <w:p w14:paraId="6F47F74D" w14:textId="1C0CBA37" w:rsidR="00BE09C9" w:rsidRPr="005F23A8" w:rsidRDefault="00C12933" w:rsidP="00C12933">
            <w:pPr>
              <w:rPr>
                <w:sz w:val="18"/>
                <w:szCs w:val="18"/>
              </w:rPr>
            </w:pPr>
            <w:r w:rsidRPr="00C12933">
              <w:rPr>
                <w:sz w:val="18"/>
                <w:szCs w:val="18"/>
              </w:rPr>
              <w:t>recovery.</w:t>
            </w:r>
          </w:p>
        </w:tc>
        <w:tc>
          <w:tcPr>
            <w:tcW w:w="2821" w:type="dxa"/>
          </w:tcPr>
          <w:p w14:paraId="5FA6E620" w14:textId="330ACFC3" w:rsidR="00C12933" w:rsidRPr="00C12933" w:rsidRDefault="00C12933" w:rsidP="00C12933">
            <w:pPr>
              <w:rPr>
                <w:sz w:val="18"/>
                <w:szCs w:val="18"/>
              </w:rPr>
            </w:pPr>
            <w:r>
              <w:rPr>
                <w:sz w:val="18"/>
              </w:rPr>
              <w:t xml:space="preserve">The review highlighted that </w:t>
            </w:r>
          </w:p>
          <w:p w14:paraId="20D73AF6" w14:textId="77777777" w:rsidR="00C12933" w:rsidRPr="00C12933" w:rsidRDefault="00C12933" w:rsidP="00C12933">
            <w:pPr>
              <w:rPr>
                <w:sz w:val="18"/>
                <w:szCs w:val="18"/>
              </w:rPr>
            </w:pPr>
            <w:r>
              <w:rPr>
                <w:sz w:val="18"/>
              </w:rPr>
              <w:t xml:space="preserve">the normal 20–50 ms IR </w:t>
            </w:r>
          </w:p>
          <w:p w14:paraId="7BFDA0F7" w14:textId="77777777" w:rsidR="00C12933" w:rsidRPr="00C12933" w:rsidRDefault="00C12933" w:rsidP="00C12933">
            <w:pPr>
              <w:rPr>
                <w:sz w:val="18"/>
                <w:szCs w:val="18"/>
              </w:rPr>
            </w:pPr>
            <w:r>
              <w:rPr>
                <w:sz w:val="18"/>
              </w:rPr>
              <w:t xml:space="preserve">sampling interval may miss </w:t>
            </w:r>
          </w:p>
          <w:p w14:paraId="4C152D60" w14:textId="77777777" w:rsidR="00C12933" w:rsidRPr="00C12933" w:rsidRDefault="00C12933" w:rsidP="00C12933">
            <w:pPr>
              <w:rPr>
                <w:sz w:val="18"/>
                <w:szCs w:val="18"/>
              </w:rPr>
            </w:pPr>
            <w:r>
              <w:rPr>
                <w:sz w:val="18"/>
              </w:rPr>
              <w:t xml:space="preserve">barcode edges while the </w:t>
            </w:r>
          </w:p>
          <w:p w14:paraId="637A8946" w14:textId="77777777" w:rsidR="00C12933" w:rsidRPr="00C12933" w:rsidRDefault="00C12933" w:rsidP="00C12933">
            <w:pPr>
              <w:rPr>
                <w:sz w:val="18"/>
                <w:szCs w:val="18"/>
              </w:rPr>
            </w:pPr>
            <w:r>
              <w:rPr>
                <w:sz w:val="18"/>
              </w:rPr>
              <w:t xml:space="preserve">car is moving. It suggested </w:t>
            </w:r>
          </w:p>
          <w:p w14:paraId="6EF1349E" w14:textId="77777777" w:rsidR="00C12933" w:rsidRPr="00C12933" w:rsidRDefault="00C12933" w:rsidP="00C12933">
            <w:pPr>
              <w:rPr>
                <w:sz w:val="18"/>
                <w:szCs w:val="18"/>
              </w:rPr>
            </w:pPr>
            <w:r>
              <w:rPr>
                <w:sz w:val="18"/>
              </w:rPr>
              <w:t xml:space="preserve">using an interrupt on </w:t>
            </w:r>
          </w:p>
          <w:p w14:paraId="367C8AB5" w14:textId="77777777" w:rsidR="00C12933" w:rsidRPr="00C12933" w:rsidRDefault="00C12933" w:rsidP="00C12933">
            <w:pPr>
              <w:rPr>
                <w:sz w:val="18"/>
                <w:szCs w:val="18"/>
              </w:rPr>
            </w:pPr>
            <w:r>
              <w:rPr>
                <w:sz w:val="18"/>
              </w:rPr>
              <w:t xml:space="preserve">IR_RIGHT D0 to record </w:t>
            </w:r>
          </w:p>
          <w:p w14:paraId="62E21E97" w14:textId="77777777" w:rsidR="00C12933" w:rsidRPr="00C12933" w:rsidRDefault="00C12933" w:rsidP="00C12933">
            <w:pPr>
              <w:rPr>
                <w:sz w:val="18"/>
                <w:szCs w:val="18"/>
              </w:rPr>
            </w:pPr>
            <w:r>
              <w:rPr>
                <w:sz w:val="18"/>
              </w:rPr>
              <w:t xml:space="preserve">edge timestamps in a </w:t>
            </w:r>
          </w:p>
          <w:p w14:paraId="17BC62B8" w14:textId="77777777" w:rsidR="00C12933" w:rsidRPr="00C12933" w:rsidRDefault="00C12933" w:rsidP="00C12933">
            <w:pPr>
              <w:rPr>
                <w:sz w:val="18"/>
                <w:szCs w:val="18"/>
              </w:rPr>
            </w:pPr>
            <w:r>
              <w:rPr>
                <w:sz w:val="18"/>
              </w:rPr>
              <w:t xml:space="preserve">buffer for the Barcode </w:t>
            </w:r>
          </w:p>
          <w:p w14:paraId="3123FAD8" w14:textId="77777777" w:rsidR="00C12933" w:rsidRPr="00C12933" w:rsidRDefault="00C12933" w:rsidP="00C12933">
            <w:pPr>
              <w:rPr>
                <w:sz w:val="18"/>
                <w:szCs w:val="18"/>
              </w:rPr>
            </w:pPr>
            <w:r>
              <w:rPr>
                <w:sz w:val="18"/>
              </w:rPr>
              <w:t xml:space="preserve">Decoding Task to process. </w:t>
            </w:r>
          </w:p>
          <w:p w14:paraId="4C5B0DAE" w14:textId="77777777" w:rsidR="00C12933" w:rsidRPr="00C12933" w:rsidRDefault="00C12933" w:rsidP="00C12933">
            <w:pPr>
              <w:rPr>
                <w:sz w:val="18"/>
                <w:szCs w:val="18"/>
              </w:rPr>
            </w:pPr>
            <w:r>
              <w:rPr>
                <w:sz w:val="18"/>
              </w:rPr>
              <w:t xml:space="preserve">It also reminded me to </w:t>
            </w:r>
          </w:p>
          <w:p w14:paraId="5C28A48D" w14:textId="77777777" w:rsidR="00C12933" w:rsidRPr="00C12933" w:rsidRDefault="00C12933" w:rsidP="00C12933">
            <w:pPr>
              <w:rPr>
                <w:sz w:val="18"/>
                <w:szCs w:val="18"/>
              </w:rPr>
            </w:pPr>
            <w:r>
              <w:rPr>
                <w:sz w:val="18"/>
              </w:rPr>
              <w:t xml:space="preserve">confirm which sensor </w:t>
            </w:r>
          </w:p>
          <w:p w14:paraId="1E3D94FC" w14:textId="77777777" w:rsidR="00C12933" w:rsidRPr="00C12933" w:rsidRDefault="00C12933" w:rsidP="00C12933">
            <w:pPr>
              <w:rPr>
                <w:sz w:val="18"/>
                <w:szCs w:val="18"/>
              </w:rPr>
            </w:pPr>
            <w:r>
              <w:rPr>
                <w:sz w:val="18"/>
              </w:rPr>
              <w:t xml:space="preserve">reads the barcodes and to </w:t>
            </w:r>
          </w:p>
          <w:p w14:paraId="36E73A63" w14:textId="3B894045" w:rsidR="00BE09C9" w:rsidRPr="005F23A8" w:rsidRDefault="00C12933" w:rsidP="00C12933">
            <w:pPr>
              <w:rPr>
                <w:sz w:val="18"/>
                <w:szCs w:val="18"/>
              </w:rPr>
            </w:pPr>
            <w:r>
              <w:rPr>
                <w:sz w:val="18"/>
              </w:rPr>
              <w:t>verify the D0 pins.</w:t>
            </w:r>
            <w:r w:rsidR="00523FCF">
              <w:rPr>
                <w:sz w:val="18"/>
              </w:rPr>
              <w:t xml:space="preserve"> </w:t>
            </w:r>
          </w:p>
        </w:tc>
        <w:tc>
          <w:tcPr>
            <w:tcW w:w="2304" w:type="dxa"/>
            <w:vAlign w:val="center"/>
          </w:tcPr>
          <w:p w14:paraId="510870B8" w14:textId="77777777" w:rsidR="00523FCF" w:rsidRDefault="00523FCF" w:rsidP="00984F33">
            <w:pPr>
              <w:ind w:right="7"/>
            </w:pPr>
            <w:r>
              <w:rPr>
                <w:sz w:val="18"/>
              </w:rPr>
              <w:t xml:space="preserve">The review's speed estimates (millimetres to centimetres per sample) have not been tested on our car, so they should not be treated as confirmed results. The interrupt approach may also interfere with encoder interrupts, and the buffer could overflow. </w:t>
            </w:r>
          </w:p>
          <w:p w14:paraId="1276B29A" w14:textId="77777777" w:rsidR="0045424B" w:rsidRDefault="00523FCF" w:rsidP="00C12933">
            <w:pPr>
              <w:rPr>
                <w:sz w:val="18"/>
                <w:szCs w:val="18"/>
              </w:rPr>
            </w:pPr>
            <w:r>
              <w:rPr>
                <w:sz w:val="18"/>
              </w:rPr>
              <w:t xml:space="preserve"> </w:t>
            </w:r>
          </w:p>
          <w:p w14:paraId="1D435A39" w14:textId="438CFA9A" w:rsidR="00C12933" w:rsidRPr="00C12933" w:rsidRDefault="00C12933" w:rsidP="00C12933">
            <w:pPr>
              <w:rPr>
                <w:sz w:val="18"/>
                <w:szCs w:val="18"/>
              </w:rPr>
            </w:pPr>
            <w:r>
              <w:rPr>
                <w:sz w:val="18"/>
                <w:szCs w:val="18"/>
              </w:rPr>
              <w:t>T</w:t>
            </w:r>
            <w:r w:rsidRPr="00C12933">
              <w:rPr>
                <w:sz w:val="18"/>
                <w:szCs w:val="18"/>
              </w:rPr>
              <w:t xml:space="preserve">he review's speed </w:t>
            </w:r>
          </w:p>
          <w:p w14:paraId="3BE90E01" w14:textId="77777777" w:rsidR="00C12933" w:rsidRPr="00C12933" w:rsidRDefault="00C12933" w:rsidP="00C12933">
            <w:pPr>
              <w:rPr>
                <w:sz w:val="18"/>
                <w:szCs w:val="18"/>
              </w:rPr>
            </w:pPr>
            <w:r w:rsidRPr="00C12933">
              <w:rPr>
                <w:sz w:val="18"/>
                <w:szCs w:val="18"/>
              </w:rPr>
              <w:t xml:space="preserve">estimates (millimetres </w:t>
            </w:r>
          </w:p>
          <w:p w14:paraId="76CB1945" w14:textId="77777777" w:rsidR="00C12933" w:rsidRPr="00C12933" w:rsidRDefault="00C12933" w:rsidP="00C12933">
            <w:pPr>
              <w:rPr>
                <w:sz w:val="18"/>
                <w:szCs w:val="18"/>
              </w:rPr>
            </w:pPr>
            <w:r w:rsidRPr="00C12933">
              <w:rPr>
                <w:sz w:val="18"/>
                <w:szCs w:val="18"/>
              </w:rPr>
              <w:t xml:space="preserve">to centimetres per </w:t>
            </w:r>
          </w:p>
          <w:p w14:paraId="68957542" w14:textId="77777777" w:rsidR="00C12933" w:rsidRPr="00C12933" w:rsidRDefault="00C12933" w:rsidP="00C12933">
            <w:pPr>
              <w:rPr>
                <w:sz w:val="18"/>
                <w:szCs w:val="18"/>
              </w:rPr>
            </w:pPr>
            <w:r w:rsidRPr="00C12933">
              <w:rPr>
                <w:sz w:val="18"/>
                <w:szCs w:val="18"/>
              </w:rPr>
              <w:t xml:space="preserve">sample) have not been </w:t>
            </w:r>
          </w:p>
          <w:p w14:paraId="48C0554B" w14:textId="77777777" w:rsidR="00C12933" w:rsidRPr="00C12933" w:rsidRDefault="00C12933" w:rsidP="00C12933">
            <w:pPr>
              <w:rPr>
                <w:sz w:val="18"/>
                <w:szCs w:val="18"/>
              </w:rPr>
            </w:pPr>
            <w:r w:rsidRPr="00C12933">
              <w:rPr>
                <w:sz w:val="18"/>
                <w:szCs w:val="18"/>
              </w:rPr>
              <w:t xml:space="preserve">tested on our car, so </w:t>
            </w:r>
          </w:p>
          <w:p w14:paraId="159502CE" w14:textId="77777777" w:rsidR="00C12933" w:rsidRPr="00C12933" w:rsidRDefault="00C12933" w:rsidP="00C12933">
            <w:pPr>
              <w:rPr>
                <w:sz w:val="18"/>
                <w:szCs w:val="18"/>
              </w:rPr>
            </w:pPr>
            <w:r w:rsidRPr="00C12933">
              <w:rPr>
                <w:sz w:val="18"/>
                <w:szCs w:val="18"/>
              </w:rPr>
              <w:t xml:space="preserve">they should not be </w:t>
            </w:r>
          </w:p>
          <w:p w14:paraId="1099432C" w14:textId="77777777" w:rsidR="00C12933" w:rsidRPr="00C12933" w:rsidRDefault="00C12933" w:rsidP="00C12933">
            <w:pPr>
              <w:rPr>
                <w:sz w:val="18"/>
                <w:szCs w:val="18"/>
              </w:rPr>
            </w:pPr>
            <w:r w:rsidRPr="00C12933">
              <w:rPr>
                <w:sz w:val="18"/>
                <w:szCs w:val="18"/>
              </w:rPr>
              <w:t xml:space="preserve">treated as confirmed </w:t>
            </w:r>
          </w:p>
          <w:p w14:paraId="62B2BA83" w14:textId="77777777" w:rsidR="00C12933" w:rsidRPr="00C12933" w:rsidRDefault="00C12933" w:rsidP="00C12933">
            <w:pPr>
              <w:rPr>
                <w:sz w:val="18"/>
                <w:szCs w:val="18"/>
              </w:rPr>
            </w:pPr>
            <w:r w:rsidRPr="00C12933">
              <w:rPr>
                <w:sz w:val="18"/>
                <w:szCs w:val="18"/>
              </w:rPr>
              <w:t xml:space="preserve">results. The interrupt </w:t>
            </w:r>
          </w:p>
          <w:p w14:paraId="7DAA1106" w14:textId="77777777" w:rsidR="00C12933" w:rsidRPr="00C12933" w:rsidRDefault="00C12933" w:rsidP="00C12933">
            <w:pPr>
              <w:rPr>
                <w:sz w:val="18"/>
                <w:szCs w:val="18"/>
              </w:rPr>
            </w:pPr>
            <w:r w:rsidRPr="00C12933">
              <w:rPr>
                <w:sz w:val="18"/>
                <w:szCs w:val="18"/>
              </w:rPr>
              <w:t xml:space="preserve">approach may also </w:t>
            </w:r>
          </w:p>
          <w:p w14:paraId="005C006E" w14:textId="77777777" w:rsidR="00C12933" w:rsidRPr="00C12933" w:rsidRDefault="00C12933" w:rsidP="00C12933">
            <w:pPr>
              <w:rPr>
                <w:sz w:val="18"/>
                <w:szCs w:val="18"/>
              </w:rPr>
            </w:pPr>
            <w:r w:rsidRPr="00C12933">
              <w:rPr>
                <w:sz w:val="18"/>
                <w:szCs w:val="18"/>
              </w:rPr>
              <w:t xml:space="preserve">interfere with encoder </w:t>
            </w:r>
          </w:p>
          <w:p w14:paraId="64892924" w14:textId="77777777" w:rsidR="00C12933" w:rsidRPr="00C12933" w:rsidRDefault="00C12933" w:rsidP="00C12933">
            <w:pPr>
              <w:rPr>
                <w:sz w:val="18"/>
                <w:szCs w:val="18"/>
              </w:rPr>
            </w:pPr>
            <w:r w:rsidRPr="00C12933">
              <w:rPr>
                <w:sz w:val="18"/>
                <w:szCs w:val="18"/>
              </w:rPr>
              <w:t xml:space="preserve">interrupts, and the </w:t>
            </w:r>
          </w:p>
          <w:p w14:paraId="5FB7B3B7" w14:textId="7CFC3839" w:rsidR="00BE09C9" w:rsidRPr="005F23A8" w:rsidRDefault="00C12933" w:rsidP="00C12933">
            <w:pPr>
              <w:rPr>
                <w:sz w:val="18"/>
                <w:szCs w:val="18"/>
              </w:rPr>
            </w:pPr>
            <w:r w:rsidRPr="00C12933">
              <w:rPr>
                <w:sz w:val="18"/>
                <w:szCs w:val="18"/>
              </w:rPr>
              <w:t>buffer could overflow.</w:t>
            </w:r>
          </w:p>
        </w:tc>
        <w:tc>
          <w:tcPr>
            <w:tcW w:w="2448" w:type="dxa"/>
            <w:vAlign w:val="center"/>
          </w:tcPr>
          <w:p w14:paraId="3A7B4493" w14:textId="3117F09E" w:rsidR="00D97FCF" w:rsidRPr="00D97FCF" w:rsidRDefault="00D97FCF" w:rsidP="00D97FCF">
            <w:pPr>
              <w:rPr>
                <w:sz w:val="18"/>
                <w:szCs w:val="18"/>
              </w:rPr>
            </w:pPr>
            <w:r w:rsidRPr="00D97FCF">
              <w:rPr>
                <w:sz w:val="18"/>
                <w:szCs w:val="18"/>
              </w:rPr>
              <w:t>I will keep Line Following and Barcode Decoding as separate tasks. Line</w:t>
            </w:r>
            <w:r>
              <w:rPr>
                <w:sz w:val="18"/>
                <w:szCs w:val="18"/>
              </w:rPr>
              <w:t xml:space="preserve"> </w:t>
            </w:r>
            <w:r w:rsidRPr="00D97FCF">
              <w:rPr>
                <w:sz w:val="18"/>
                <w:szCs w:val="18"/>
              </w:rPr>
              <w:t xml:space="preserve">Following sends steering </w:t>
            </w:r>
          </w:p>
          <w:p w14:paraId="0A0530C4" w14:textId="3BD4F0D0" w:rsidR="00D97FCF" w:rsidRPr="00D97FCF" w:rsidRDefault="00D97FCF" w:rsidP="00D97FCF">
            <w:pPr>
              <w:rPr>
                <w:sz w:val="18"/>
                <w:szCs w:val="18"/>
              </w:rPr>
            </w:pPr>
            <w:r w:rsidRPr="00D97FCF">
              <w:rPr>
                <w:sz w:val="18"/>
                <w:szCs w:val="18"/>
              </w:rPr>
              <w:t xml:space="preserve">requests to Motion Control, while barcode edges are timestamped by an interrupt on IR_RIGHT D0 and decoded separately (a change from Week 6). I still need to verify the pin wiring and test barcode reading at </w:t>
            </w:r>
          </w:p>
          <w:p w14:paraId="257665D3" w14:textId="7C513AB5" w:rsidR="00BE09C9" w:rsidRPr="005F23A8" w:rsidRDefault="00D97FCF" w:rsidP="00D97FCF">
            <w:pPr>
              <w:rPr>
                <w:sz w:val="18"/>
                <w:szCs w:val="18"/>
              </w:rPr>
            </w:pPr>
            <w:r w:rsidRPr="00D97FCF">
              <w:rPr>
                <w:sz w:val="18"/>
                <w:szCs w:val="18"/>
              </w:rPr>
              <w:t>different speeds. If the interrupt is unreliable, I will fall back to a 1 ms</w:t>
            </w:r>
            <w:r>
              <w:rPr>
                <w:sz w:val="18"/>
                <w:szCs w:val="18"/>
              </w:rPr>
              <w:t xml:space="preserve"> </w:t>
            </w:r>
            <w:r w:rsidRPr="00D97FCF">
              <w:rPr>
                <w:sz w:val="18"/>
                <w:szCs w:val="18"/>
              </w:rPr>
              <w:t>timer poll and agree this with the</w:t>
            </w:r>
            <w:r>
              <w:rPr>
                <w:sz w:val="18"/>
                <w:szCs w:val="18"/>
              </w:rPr>
              <w:t xml:space="preserve"> </w:t>
            </w:r>
            <w:r w:rsidRPr="00D97FCF">
              <w:rPr>
                <w:sz w:val="18"/>
                <w:szCs w:val="18"/>
              </w:rPr>
              <w:t>team.</w:t>
            </w:r>
          </w:p>
        </w:tc>
      </w:tr>
      <w:tr w:rsidR="00BE09C9" w14:paraId="1A86B4FD" w14:textId="77777777" w:rsidTr="00AB317A">
        <w:trPr>
          <w:jc w:val="center"/>
        </w:trPr>
        <w:tc>
          <w:tcPr>
            <w:tcW w:w="1008" w:type="dxa"/>
            <w:vAlign w:val="center"/>
          </w:tcPr>
          <w:p w14:paraId="3CEC0E81" w14:textId="4BB2A2B7" w:rsidR="00BE09C9" w:rsidRPr="005F23A8" w:rsidRDefault="00B409F7">
            <w:pPr>
              <w:rPr>
                <w:sz w:val="18"/>
                <w:szCs w:val="18"/>
              </w:rPr>
            </w:pPr>
            <w:r w:rsidRPr="005F23A8">
              <w:rPr>
                <w:sz w:val="18"/>
                <w:szCs w:val="18"/>
              </w:rPr>
              <w:t xml:space="preserve">Buddy </w:t>
            </w:r>
            <w:r>
              <w:rPr>
                <w:sz w:val="18"/>
              </w:rPr>
              <w:t>4</w:t>
            </w:r>
          </w:p>
        </w:tc>
        <w:tc>
          <w:tcPr>
            <w:tcW w:w="1787" w:type="dxa"/>
            <w:vAlign w:val="center"/>
          </w:tcPr>
          <w:p w14:paraId="04B3AA3A" w14:textId="77777777" w:rsidR="00C12933" w:rsidRPr="00C12933" w:rsidRDefault="00C12933" w:rsidP="00C12933">
            <w:pPr>
              <w:rPr>
                <w:sz w:val="18"/>
                <w:szCs w:val="18"/>
              </w:rPr>
            </w:pPr>
            <w:r>
              <w:rPr>
                <w:sz w:val="18"/>
              </w:rPr>
              <w:t xml:space="preserve">Review my Week 6 </w:t>
            </w:r>
          </w:p>
          <w:p w14:paraId="7B9614DC" w14:textId="77777777" w:rsidR="00C12933" w:rsidRPr="00C12933" w:rsidRDefault="00C12933" w:rsidP="00C12933">
            <w:pPr>
              <w:rPr>
                <w:sz w:val="18"/>
                <w:szCs w:val="18"/>
              </w:rPr>
            </w:pPr>
            <w:r>
              <w:rPr>
                <w:sz w:val="18"/>
              </w:rPr>
              <w:t xml:space="preserve">Buddy 4 design for the </w:t>
            </w:r>
          </w:p>
          <w:p w14:paraId="47AB390D" w14:textId="77777777" w:rsidR="00C12933" w:rsidRPr="00C12933" w:rsidRDefault="00C12933" w:rsidP="00C12933">
            <w:pPr>
              <w:rPr>
                <w:sz w:val="18"/>
                <w:szCs w:val="18"/>
              </w:rPr>
            </w:pPr>
            <w:r>
              <w:rPr>
                <w:sz w:val="18"/>
              </w:rPr>
              <w:t>Pico car using micro-T</w:t>
            </w:r>
            <w:r w:rsidR="00BE7170">
              <w:rPr>
                <w:sz w:val="18"/>
              </w:rPr>
              <w:t>-</w:t>
            </w:r>
          </w:p>
          <w:p w14:paraId="0EB88E9A" w14:textId="77777777" w:rsidR="00C12933" w:rsidRPr="00C12933" w:rsidRDefault="00C12933" w:rsidP="00C12933">
            <w:pPr>
              <w:rPr>
                <w:sz w:val="18"/>
                <w:szCs w:val="18"/>
              </w:rPr>
            </w:pPr>
            <w:r>
              <w:rPr>
                <w:sz w:val="18"/>
              </w:rPr>
              <w:t xml:space="preserve">Kernel. Check the IMU </w:t>
            </w:r>
          </w:p>
          <w:p w14:paraId="59436C7B" w14:textId="77777777" w:rsidR="00C12933" w:rsidRPr="00C12933" w:rsidRDefault="00C12933" w:rsidP="00C12933">
            <w:pPr>
              <w:rPr>
                <w:sz w:val="18"/>
                <w:szCs w:val="18"/>
              </w:rPr>
            </w:pPr>
            <w:r>
              <w:rPr>
                <w:sz w:val="18"/>
              </w:rPr>
              <w:t xml:space="preserve">Monitoring Task (10 ms, </w:t>
            </w:r>
          </w:p>
          <w:p w14:paraId="0AA58FEA" w14:textId="77777777" w:rsidR="00C12933" w:rsidRPr="00C12933" w:rsidRDefault="00C12933" w:rsidP="00C12933">
            <w:pPr>
              <w:rPr>
                <w:sz w:val="18"/>
                <w:szCs w:val="18"/>
              </w:rPr>
            </w:pPr>
            <w:r>
              <w:rPr>
                <w:sz w:val="18"/>
              </w:rPr>
              <w:t xml:space="preserve">High) and Hump &amp; </w:t>
            </w:r>
          </w:p>
          <w:p w14:paraId="23542B5C" w14:textId="77777777" w:rsidR="00C12933" w:rsidRPr="00C12933" w:rsidRDefault="00C12933" w:rsidP="00C12933">
            <w:pPr>
              <w:rPr>
                <w:sz w:val="18"/>
                <w:szCs w:val="18"/>
              </w:rPr>
            </w:pPr>
            <w:r>
              <w:rPr>
                <w:sz w:val="18"/>
              </w:rPr>
              <w:t xml:space="preserve">Terrain Analysis Task, </w:t>
            </w:r>
          </w:p>
          <w:p w14:paraId="6F1029C2" w14:textId="77777777" w:rsidR="00C12933" w:rsidRPr="00C12933" w:rsidRDefault="00C12933" w:rsidP="00C12933">
            <w:pPr>
              <w:rPr>
                <w:sz w:val="18"/>
                <w:szCs w:val="18"/>
              </w:rPr>
            </w:pPr>
            <w:r>
              <w:rPr>
                <w:sz w:val="18"/>
              </w:rPr>
              <w:t xml:space="preserve">IMU calibration and </w:t>
            </w:r>
          </w:p>
          <w:p w14:paraId="5A1EE04D" w14:textId="77777777" w:rsidR="00C12933" w:rsidRPr="00C12933" w:rsidRDefault="00C12933" w:rsidP="00C12933">
            <w:pPr>
              <w:rPr>
                <w:sz w:val="18"/>
                <w:szCs w:val="18"/>
              </w:rPr>
            </w:pPr>
            <w:r>
              <w:rPr>
                <w:sz w:val="18"/>
              </w:rPr>
              <w:t xml:space="preserve">filtering, hump height </w:t>
            </w:r>
          </w:p>
          <w:p w14:paraId="6D8FC84E" w14:textId="77777777" w:rsidR="00C12933" w:rsidRPr="00C12933" w:rsidRDefault="00C12933" w:rsidP="00C12933">
            <w:pPr>
              <w:rPr>
                <w:sz w:val="18"/>
                <w:szCs w:val="18"/>
              </w:rPr>
            </w:pPr>
            <w:r>
              <w:rPr>
                <w:sz w:val="18"/>
              </w:rPr>
              <w:t xml:space="preserve">estimation, tilt, </w:t>
            </w:r>
          </w:p>
          <w:p w14:paraId="40044C7A" w14:textId="77777777" w:rsidR="00C12933" w:rsidRPr="00C12933" w:rsidRDefault="00C12933" w:rsidP="00C12933">
            <w:pPr>
              <w:rPr>
                <w:sz w:val="18"/>
                <w:szCs w:val="18"/>
              </w:rPr>
            </w:pPr>
            <w:r>
              <w:rPr>
                <w:sz w:val="18"/>
              </w:rPr>
              <w:t xml:space="preserve">collision and turn-rate </w:t>
            </w:r>
          </w:p>
          <w:p w14:paraId="7FF6ACC6" w14:textId="77777777" w:rsidR="00C12933" w:rsidRPr="00C12933" w:rsidRDefault="00C12933" w:rsidP="00C12933">
            <w:pPr>
              <w:rPr>
                <w:sz w:val="18"/>
                <w:szCs w:val="18"/>
              </w:rPr>
            </w:pPr>
            <w:r>
              <w:rPr>
                <w:sz w:val="18"/>
              </w:rPr>
              <w:t xml:space="preserve">detection, I2C use on </w:t>
            </w:r>
          </w:p>
          <w:p w14:paraId="354F1A92" w14:textId="77777777" w:rsidR="00C12933" w:rsidRPr="00C12933" w:rsidRDefault="00C12933" w:rsidP="00C12933">
            <w:pPr>
              <w:rPr>
                <w:sz w:val="18"/>
                <w:szCs w:val="18"/>
              </w:rPr>
            </w:pPr>
            <w:r>
              <w:rPr>
                <w:sz w:val="18"/>
              </w:rPr>
              <w:t xml:space="preserve">GP16/GP17, fault </w:t>
            </w:r>
          </w:p>
          <w:p w14:paraId="36BB2995" w14:textId="77777777" w:rsidR="00C12933" w:rsidRPr="00C12933" w:rsidRDefault="00C12933" w:rsidP="00C12933">
            <w:pPr>
              <w:rPr>
                <w:sz w:val="18"/>
                <w:szCs w:val="18"/>
              </w:rPr>
            </w:pPr>
            <w:r>
              <w:rPr>
                <w:sz w:val="18"/>
              </w:rPr>
              <w:t xml:space="preserve">handling, and </w:t>
            </w:r>
          </w:p>
          <w:p w14:paraId="0C8EC6B3" w14:textId="3436B9EF" w:rsidR="00C12933" w:rsidRPr="00C12933" w:rsidRDefault="00C12933" w:rsidP="00C12933">
            <w:pPr>
              <w:rPr>
                <w:sz w:val="18"/>
                <w:szCs w:val="18"/>
              </w:rPr>
            </w:pPr>
            <w:r>
              <w:rPr>
                <w:sz w:val="18"/>
              </w:rPr>
              <w:t xml:space="preserve">integration with Motion </w:t>
            </w:r>
          </w:p>
          <w:p w14:paraId="46F54082" w14:textId="5C696777" w:rsidR="00BE09C9" w:rsidRPr="005F23A8" w:rsidRDefault="00C12933" w:rsidP="00C12933">
            <w:pPr>
              <w:rPr>
                <w:sz w:val="18"/>
                <w:szCs w:val="18"/>
              </w:rPr>
            </w:pPr>
            <w:r>
              <w:rPr>
                <w:sz w:val="18"/>
              </w:rPr>
              <w:t>Control and Telemetry.</w:t>
            </w:r>
            <w:r w:rsidR="00BE7170">
              <w:rPr>
                <w:sz w:val="18"/>
              </w:rPr>
              <w:t xml:space="preserve"> </w:t>
            </w:r>
          </w:p>
        </w:tc>
        <w:tc>
          <w:tcPr>
            <w:tcW w:w="2821" w:type="dxa"/>
          </w:tcPr>
          <w:p w14:paraId="5860545E" w14:textId="16321D84" w:rsidR="00C12933" w:rsidRPr="00C12933" w:rsidRDefault="00C12933" w:rsidP="00C12933">
            <w:pPr>
              <w:rPr>
                <w:sz w:val="18"/>
                <w:szCs w:val="18"/>
              </w:rPr>
            </w:pPr>
            <w:r>
              <w:rPr>
                <w:sz w:val="18"/>
              </w:rPr>
              <w:t xml:space="preserve">The review suggested </w:t>
            </w:r>
          </w:p>
          <w:p w14:paraId="02918453" w14:textId="77777777" w:rsidR="00C12933" w:rsidRPr="00C12933" w:rsidRDefault="00C12933" w:rsidP="00C12933">
            <w:pPr>
              <w:rPr>
                <w:sz w:val="18"/>
                <w:szCs w:val="18"/>
              </w:rPr>
            </w:pPr>
            <w:r>
              <w:rPr>
                <w:sz w:val="18"/>
              </w:rPr>
              <w:t xml:space="preserve">estimating hump height </w:t>
            </w:r>
          </w:p>
          <w:p w14:paraId="238E2664" w14:textId="77777777" w:rsidR="00C12933" w:rsidRPr="00C12933" w:rsidRDefault="00C12933" w:rsidP="00C12933">
            <w:pPr>
              <w:rPr>
                <w:sz w:val="18"/>
                <w:szCs w:val="18"/>
              </w:rPr>
            </w:pPr>
            <w:r>
              <w:rPr>
                <w:sz w:val="18"/>
              </w:rPr>
              <w:t xml:space="preserve">from the pitch angle </w:t>
            </w:r>
          </w:p>
          <w:p w14:paraId="1F6393B0" w14:textId="77777777" w:rsidR="00C12933" w:rsidRPr="00C12933" w:rsidRDefault="00C12933" w:rsidP="00C12933">
            <w:pPr>
              <w:rPr>
                <w:sz w:val="18"/>
                <w:szCs w:val="18"/>
              </w:rPr>
            </w:pPr>
            <w:r>
              <w:rPr>
                <w:sz w:val="18"/>
              </w:rPr>
              <w:t xml:space="preserve">combined with the </w:t>
            </w:r>
          </w:p>
          <w:p w14:paraId="4A258ABF" w14:textId="77777777" w:rsidR="00C12933" w:rsidRPr="00C12933" w:rsidRDefault="00C12933" w:rsidP="00C12933">
            <w:pPr>
              <w:rPr>
                <w:sz w:val="18"/>
                <w:szCs w:val="18"/>
              </w:rPr>
            </w:pPr>
            <w:r>
              <w:rPr>
                <w:sz w:val="18"/>
              </w:rPr>
              <w:t xml:space="preserve">distance travelled from the </w:t>
            </w:r>
          </w:p>
          <w:p w14:paraId="1D48A9FD" w14:textId="77777777" w:rsidR="00C12933" w:rsidRPr="00C12933" w:rsidRDefault="00C12933" w:rsidP="00C12933">
            <w:pPr>
              <w:rPr>
                <w:sz w:val="18"/>
                <w:szCs w:val="18"/>
              </w:rPr>
            </w:pPr>
            <w:r>
              <w:rPr>
                <w:sz w:val="18"/>
              </w:rPr>
              <w:t xml:space="preserve">encoders, instead of from </w:t>
            </w:r>
          </w:p>
          <w:p w14:paraId="07AE1845" w14:textId="77777777" w:rsidR="00C12933" w:rsidRPr="00C12933" w:rsidRDefault="00C12933" w:rsidP="00C12933">
            <w:pPr>
              <w:rPr>
                <w:sz w:val="18"/>
                <w:szCs w:val="18"/>
              </w:rPr>
            </w:pPr>
            <w:r>
              <w:rPr>
                <w:sz w:val="18"/>
              </w:rPr>
              <w:t xml:space="preserve">raw acceleration. It </w:t>
            </w:r>
          </w:p>
          <w:p w14:paraId="3CE5BBE0" w14:textId="77777777" w:rsidR="00C12933" w:rsidRPr="00C12933" w:rsidRDefault="00C12933" w:rsidP="00C12933">
            <w:pPr>
              <w:rPr>
                <w:sz w:val="18"/>
                <w:szCs w:val="18"/>
              </w:rPr>
            </w:pPr>
            <w:r>
              <w:rPr>
                <w:sz w:val="18"/>
              </w:rPr>
              <w:t xml:space="preserve">recommended a simple </w:t>
            </w:r>
          </w:p>
          <w:p w14:paraId="54654BAD" w14:textId="77777777" w:rsidR="00C12933" w:rsidRPr="00C12933" w:rsidRDefault="00C12933" w:rsidP="00C12933">
            <w:pPr>
              <w:rPr>
                <w:sz w:val="18"/>
                <w:szCs w:val="18"/>
              </w:rPr>
            </w:pPr>
            <w:r>
              <w:rPr>
                <w:sz w:val="18"/>
              </w:rPr>
              <w:t xml:space="preserve">complementary filter and </w:t>
            </w:r>
          </w:p>
          <w:p w14:paraId="4D151ABE" w14:textId="77777777" w:rsidR="00C12933" w:rsidRPr="00C12933" w:rsidRDefault="00C12933" w:rsidP="00C12933">
            <w:pPr>
              <w:rPr>
                <w:sz w:val="18"/>
                <w:szCs w:val="18"/>
              </w:rPr>
            </w:pPr>
            <w:r>
              <w:rPr>
                <w:sz w:val="18"/>
              </w:rPr>
              <w:t xml:space="preserve">thresholds with a minimum </w:t>
            </w:r>
          </w:p>
          <w:p w14:paraId="3DAFBE45" w14:textId="77777777" w:rsidR="00C12933" w:rsidRPr="00C12933" w:rsidRDefault="00C12933" w:rsidP="00C12933">
            <w:pPr>
              <w:rPr>
                <w:sz w:val="18"/>
                <w:szCs w:val="18"/>
              </w:rPr>
            </w:pPr>
            <w:r>
              <w:rPr>
                <w:sz w:val="18"/>
              </w:rPr>
              <w:t xml:space="preserve">duration to reduce false </w:t>
            </w:r>
          </w:p>
          <w:p w14:paraId="1A232F57" w14:textId="77777777" w:rsidR="00C12933" w:rsidRPr="00C12933" w:rsidRDefault="00C12933" w:rsidP="00C12933">
            <w:pPr>
              <w:rPr>
                <w:sz w:val="18"/>
                <w:szCs w:val="18"/>
              </w:rPr>
            </w:pPr>
            <w:r>
              <w:rPr>
                <w:sz w:val="18"/>
              </w:rPr>
              <w:t xml:space="preserve">hump and collision </w:t>
            </w:r>
          </w:p>
          <w:p w14:paraId="52DBE104" w14:textId="77777777" w:rsidR="00C12933" w:rsidRPr="00C12933" w:rsidRDefault="00C12933" w:rsidP="00C12933">
            <w:pPr>
              <w:rPr>
                <w:sz w:val="18"/>
                <w:szCs w:val="18"/>
              </w:rPr>
            </w:pPr>
            <w:r>
              <w:rPr>
                <w:sz w:val="18"/>
              </w:rPr>
              <w:t xml:space="preserve">detections caused by </w:t>
            </w:r>
          </w:p>
          <w:p w14:paraId="58542A12" w14:textId="77777777" w:rsidR="00C12933" w:rsidRPr="00C12933" w:rsidRDefault="00C12933" w:rsidP="00C12933">
            <w:pPr>
              <w:rPr>
                <w:sz w:val="18"/>
                <w:szCs w:val="18"/>
              </w:rPr>
            </w:pPr>
            <w:r>
              <w:rPr>
                <w:sz w:val="18"/>
              </w:rPr>
              <w:t xml:space="preserve">vibration. It also reminded </w:t>
            </w:r>
          </w:p>
          <w:p w14:paraId="2FDEE9A7" w14:textId="77777777" w:rsidR="00C12933" w:rsidRPr="00C12933" w:rsidRDefault="00C12933" w:rsidP="00C12933">
            <w:pPr>
              <w:rPr>
                <w:sz w:val="18"/>
                <w:szCs w:val="18"/>
              </w:rPr>
            </w:pPr>
            <w:r>
              <w:rPr>
                <w:sz w:val="18"/>
              </w:rPr>
              <w:t xml:space="preserve">me to keep the car still </w:t>
            </w:r>
          </w:p>
          <w:p w14:paraId="15B681D7" w14:textId="77777777" w:rsidR="00C12933" w:rsidRPr="00C12933" w:rsidRDefault="00C12933" w:rsidP="00C12933">
            <w:pPr>
              <w:rPr>
                <w:sz w:val="18"/>
                <w:szCs w:val="18"/>
              </w:rPr>
            </w:pPr>
            <w:r>
              <w:rPr>
                <w:sz w:val="18"/>
              </w:rPr>
              <w:t xml:space="preserve">during calibration and to </w:t>
            </w:r>
          </w:p>
          <w:p w14:paraId="159FC43D" w14:textId="77777777" w:rsidR="00C12933" w:rsidRPr="00C12933" w:rsidRDefault="00C12933" w:rsidP="00C12933">
            <w:pPr>
              <w:rPr>
                <w:sz w:val="18"/>
                <w:szCs w:val="18"/>
              </w:rPr>
            </w:pPr>
            <w:r>
              <w:rPr>
                <w:sz w:val="18"/>
              </w:rPr>
              <w:t xml:space="preserve">measure how long each </w:t>
            </w:r>
          </w:p>
          <w:p w14:paraId="2D38154E" w14:textId="77777777" w:rsidR="00C12933" w:rsidRPr="00C12933" w:rsidRDefault="00C12933" w:rsidP="00C12933">
            <w:pPr>
              <w:rPr>
                <w:sz w:val="18"/>
                <w:szCs w:val="18"/>
              </w:rPr>
            </w:pPr>
            <w:r>
              <w:rPr>
                <w:sz w:val="18"/>
              </w:rPr>
              <w:t xml:space="preserve">I2C read takes so the 10 ms </w:t>
            </w:r>
          </w:p>
          <w:p w14:paraId="49B8864E" w14:textId="5B960D34" w:rsidR="00BE09C9" w:rsidRPr="005F23A8" w:rsidRDefault="00C12933" w:rsidP="00C12933">
            <w:pPr>
              <w:rPr>
                <w:sz w:val="18"/>
                <w:szCs w:val="18"/>
              </w:rPr>
            </w:pPr>
            <w:r>
              <w:rPr>
                <w:sz w:val="18"/>
              </w:rPr>
              <w:t>period is not missed.</w:t>
            </w:r>
            <w:r w:rsidR="00BE7170">
              <w:rPr>
                <w:sz w:val="18"/>
              </w:rPr>
              <w:t xml:space="preserve"> </w:t>
            </w:r>
          </w:p>
        </w:tc>
        <w:tc>
          <w:tcPr>
            <w:tcW w:w="2304" w:type="dxa"/>
            <w:vAlign w:val="center"/>
          </w:tcPr>
          <w:p w14:paraId="60FBDEB1" w14:textId="77777777" w:rsidR="00C12933" w:rsidRPr="00C12933" w:rsidRDefault="00C12933" w:rsidP="00C12933">
            <w:pPr>
              <w:rPr>
                <w:sz w:val="18"/>
                <w:szCs w:val="18"/>
              </w:rPr>
            </w:pPr>
            <w:r>
              <w:rPr>
                <w:sz w:val="18"/>
              </w:rPr>
              <w:t xml:space="preserve">Double integrating </w:t>
            </w:r>
          </w:p>
          <w:p w14:paraId="399B0C5C" w14:textId="77777777" w:rsidR="00C12933" w:rsidRPr="00C12933" w:rsidRDefault="00C12933" w:rsidP="00C12933">
            <w:pPr>
              <w:rPr>
                <w:sz w:val="18"/>
                <w:szCs w:val="18"/>
              </w:rPr>
            </w:pPr>
            <w:r>
              <w:rPr>
                <w:sz w:val="18"/>
              </w:rPr>
              <w:t xml:space="preserve">acceleration to get </w:t>
            </w:r>
          </w:p>
          <w:p w14:paraId="0C35FA05" w14:textId="77777777" w:rsidR="00C12933" w:rsidRPr="00C12933" w:rsidRDefault="00C12933" w:rsidP="00C12933">
            <w:pPr>
              <w:rPr>
                <w:sz w:val="18"/>
                <w:szCs w:val="18"/>
              </w:rPr>
            </w:pPr>
            <w:r>
              <w:rPr>
                <w:sz w:val="18"/>
              </w:rPr>
              <w:t xml:space="preserve">hump height drifts </w:t>
            </w:r>
          </w:p>
          <w:p w14:paraId="0DC54811" w14:textId="77777777" w:rsidR="00C12933" w:rsidRPr="00C12933" w:rsidRDefault="00C12933" w:rsidP="00C12933">
            <w:pPr>
              <w:rPr>
                <w:sz w:val="18"/>
                <w:szCs w:val="18"/>
              </w:rPr>
            </w:pPr>
            <w:r>
              <w:rPr>
                <w:sz w:val="18"/>
              </w:rPr>
              <w:t xml:space="preserve">quickly and is not </w:t>
            </w:r>
          </w:p>
          <w:p w14:paraId="646A7B22" w14:textId="77777777" w:rsidR="00C12933" w:rsidRPr="00C12933" w:rsidRDefault="00C12933" w:rsidP="00C12933">
            <w:pPr>
              <w:rPr>
                <w:sz w:val="18"/>
                <w:szCs w:val="18"/>
              </w:rPr>
            </w:pPr>
            <w:r>
              <w:rPr>
                <w:sz w:val="18"/>
              </w:rPr>
              <w:t xml:space="preserve">realistic on our car. A </w:t>
            </w:r>
          </w:p>
          <w:p w14:paraId="6402A1B7" w14:textId="77777777" w:rsidR="00C12933" w:rsidRPr="00C12933" w:rsidRDefault="00C12933" w:rsidP="00C12933">
            <w:pPr>
              <w:rPr>
                <w:sz w:val="18"/>
                <w:szCs w:val="18"/>
              </w:rPr>
            </w:pPr>
            <w:r>
              <w:rPr>
                <w:sz w:val="18"/>
              </w:rPr>
              <w:t xml:space="preserve">full Kalman filter is too </w:t>
            </w:r>
          </w:p>
          <w:p w14:paraId="5402C591" w14:textId="77777777" w:rsidR="00C12933" w:rsidRPr="00C12933" w:rsidRDefault="00C12933" w:rsidP="00C12933">
            <w:pPr>
              <w:rPr>
                <w:sz w:val="18"/>
                <w:szCs w:val="18"/>
              </w:rPr>
            </w:pPr>
            <w:r>
              <w:rPr>
                <w:sz w:val="18"/>
              </w:rPr>
              <w:t xml:space="preserve">heavy for this stage. </w:t>
            </w:r>
          </w:p>
          <w:p w14:paraId="09622E96" w14:textId="77777777" w:rsidR="00C12933" w:rsidRPr="00C12933" w:rsidRDefault="00C12933" w:rsidP="00C12933">
            <w:pPr>
              <w:rPr>
                <w:sz w:val="18"/>
                <w:szCs w:val="18"/>
              </w:rPr>
            </w:pPr>
            <w:r>
              <w:rPr>
                <w:sz w:val="18"/>
              </w:rPr>
              <w:t xml:space="preserve">Using the IMU to correct </w:t>
            </w:r>
          </w:p>
          <w:p w14:paraId="16A1DAFB" w14:textId="77777777" w:rsidR="00C12933" w:rsidRPr="00C12933" w:rsidRDefault="00C12933" w:rsidP="00C12933">
            <w:pPr>
              <w:rPr>
                <w:sz w:val="18"/>
                <w:szCs w:val="18"/>
              </w:rPr>
            </w:pPr>
            <w:r>
              <w:rPr>
                <w:sz w:val="18"/>
              </w:rPr>
              <w:t xml:space="preserve">Motion Control turns </w:t>
            </w:r>
          </w:p>
          <w:p w14:paraId="5A5A8249" w14:textId="77777777" w:rsidR="00C12933" w:rsidRPr="00C12933" w:rsidRDefault="00C12933" w:rsidP="00C12933">
            <w:pPr>
              <w:rPr>
                <w:sz w:val="18"/>
                <w:szCs w:val="18"/>
              </w:rPr>
            </w:pPr>
            <w:r>
              <w:rPr>
                <w:sz w:val="18"/>
              </w:rPr>
              <w:t xml:space="preserve">would add coupling with </w:t>
            </w:r>
          </w:p>
          <w:p w14:paraId="5D44FFB6" w14:textId="77777777" w:rsidR="00C12933" w:rsidRPr="00C12933" w:rsidRDefault="00C12933" w:rsidP="00C12933">
            <w:pPr>
              <w:rPr>
                <w:sz w:val="18"/>
                <w:szCs w:val="18"/>
              </w:rPr>
            </w:pPr>
            <w:r>
              <w:rPr>
                <w:sz w:val="18"/>
              </w:rPr>
              <w:t xml:space="preserve">Buddy 2 that was not in </w:t>
            </w:r>
          </w:p>
          <w:p w14:paraId="3B12D71D" w14:textId="77777777" w:rsidR="00C12933" w:rsidRPr="00C12933" w:rsidRDefault="00C12933" w:rsidP="00C12933">
            <w:pPr>
              <w:rPr>
                <w:sz w:val="18"/>
                <w:szCs w:val="18"/>
              </w:rPr>
            </w:pPr>
            <w:r>
              <w:rPr>
                <w:sz w:val="18"/>
              </w:rPr>
              <w:t xml:space="preserve">Week 6. The suggested </w:t>
            </w:r>
          </w:p>
          <w:p w14:paraId="5CD33FE3" w14:textId="77777777" w:rsidR="00C12933" w:rsidRPr="00C12933" w:rsidRDefault="00C12933" w:rsidP="00C12933">
            <w:pPr>
              <w:rPr>
                <w:sz w:val="18"/>
                <w:szCs w:val="18"/>
              </w:rPr>
            </w:pPr>
            <w:r>
              <w:rPr>
                <w:sz w:val="18"/>
              </w:rPr>
              <w:t xml:space="preserve">thresholds and timing </w:t>
            </w:r>
          </w:p>
          <w:p w14:paraId="2F46C4D4" w14:textId="77777777" w:rsidR="00C12933" w:rsidRPr="00C12933" w:rsidRDefault="00C12933" w:rsidP="00C12933">
            <w:pPr>
              <w:rPr>
                <w:sz w:val="18"/>
                <w:szCs w:val="18"/>
              </w:rPr>
            </w:pPr>
            <w:r>
              <w:rPr>
                <w:sz w:val="18"/>
              </w:rPr>
              <w:t xml:space="preserve">figures have not been </w:t>
            </w:r>
          </w:p>
          <w:p w14:paraId="48F9B8EE" w14:textId="77777777" w:rsidR="00C12933" w:rsidRPr="00C12933" w:rsidRDefault="00C12933" w:rsidP="00C12933">
            <w:pPr>
              <w:rPr>
                <w:sz w:val="18"/>
                <w:szCs w:val="18"/>
              </w:rPr>
            </w:pPr>
            <w:r>
              <w:rPr>
                <w:sz w:val="18"/>
              </w:rPr>
              <w:t xml:space="preserve">tested on our car, so </w:t>
            </w:r>
          </w:p>
          <w:p w14:paraId="47053853" w14:textId="2F3859FB" w:rsidR="00BE09C9" w:rsidRPr="005F23A8" w:rsidRDefault="00C12933" w:rsidP="00C12933">
            <w:pPr>
              <w:rPr>
                <w:sz w:val="18"/>
                <w:szCs w:val="18"/>
              </w:rPr>
            </w:pPr>
            <w:r>
              <w:rPr>
                <w:sz w:val="18"/>
              </w:rPr>
              <w:t>they are not confirmed.</w:t>
            </w:r>
            <w:r w:rsidR="00BE7170">
              <w:rPr>
                <w:sz w:val="18"/>
              </w:rPr>
              <w:t xml:space="preserve"> </w:t>
            </w:r>
          </w:p>
        </w:tc>
        <w:tc>
          <w:tcPr>
            <w:tcW w:w="2448" w:type="dxa"/>
            <w:vAlign w:val="center"/>
          </w:tcPr>
          <w:p w14:paraId="493365DD" w14:textId="03C16435" w:rsidR="00C12933" w:rsidRPr="00C12933" w:rsidRDefault="00C12933" w:rsidP="00C12933">
            <w:pPr>
              <w:rPr>
                <w:sz w:val="18"/>
                <w:szCs w:val="18"/>
              </w:rPr>
            </w:pPr>
            <w:r>
              <w:rPr>
                <w:sz w:val="18"/>
              </w:rPr>
              <w:t xml:space="preserve">I will keep the two-task structure from Week 6: IMU Monitoring runs every 10 ms and is the only task that uses the IMU on I2C0, and Hump &amp; Terrain Analysis processes hump events. Buddy 4 only reports tilt, </w:t>
            </w:r>
          </w:p>
          <w:p w14:paraId="6635224F" w14:textId="66CDDD25" w:rsidR="00C12933" w:rsidRPr="00C12933" w:rsidRDefault="00C12933" w:rsidP="00C12933">
            <w:pPr>
              <w:rPr>
                <w:sz w:val="18"/>
                <w:szCs w:val="18"/>
              </w:rPr>
            </w:pPr>
            <w:r>
              <w:rPr>
                <w:sz w:val="18"/>
              </w:rPr>
              <w:t xml:space="preserve">hump, collision and turn-rate events and never sends motor commands. Hump height will be estimated from pitch angle and encoder distance (a </w:t>
            </w:r>
          </w:p>
          <w:p w14:paraId="0A7DB266" w14:textId="3CE43EB0" w:rsidR="00C12933" w:rsidRPr="00C12933" w:rsidRDefault="00C12933" w:rsidP="00C12933">
            <w:pPr>
              <w:rPr>
                <w:sz w:val="18"/>
                <w:szCs w:val="18"/>
              </w:rPr>
            </w:pPr>
            <w:r>
              <w:rPr>
                <w:sz w:val="18"/>
              </w:rPr>
              <w:t xml:space="preserve">change from Week 6), so I need an </w:t>
            </w:r>
            <w:r w:rsidR="00BE7170">
              <w:rPr>
                <w:sz w:val="18"/>
              </w:rPr>
              <w:t>agreed</w:t>
            </w:r>
            <w:ins w:id="1" w:author="Microsoft Word" w:date="2026-10-19T13:29:00Z" w16du:dateUtc="2026-10-19T05:29:00Z">
              <w:r w:rsidRPr="00C12933">
                <w:rPr>
                  <w:sz w:val="18"/>
                  <w:szCs w:val="18"/>
                </w:rPr>
                <w:t>greed</w:t>
              </w:r>
            </w:ins>
            <w:r>
              <w:rPr>
                <w:sz w:val="18"/>
              </w:rPr>
              <w:t xml:space="preserve"> distance value from Buddy 2. I still need to confirm which sensors the IMU module provides, set thresholds from test logs on the car, </w:t>
            </w:r>
          </w:p>
          <w:p w14:paraId="2E4EA7C3" w14:textId="3324FC16" w:rsidR="00BE09C9" w:rsidRPr="005F23A8" w:rsidRDefault="00C12933" w:rsidP="00C12933">
            <w:pPr>
              <w:rPr>
                <w:sz w:val="18"/>
                <w:szCs w:val="18"/>
              </w:rPr>
            </w:pPr>
            <w:r>
              <w:rPr>
                <w:sz w:val="18"/>
              </w:rPr>
              <w:t>and agree with the team what the system does after a collision event.</w:t>
            </w:r>
            <w:r w:rsidR="00BE7170">
              <w:rPr>
                <w:sz w:val="18"/>
              </w:rPr>
              <w:t xml:space="preserve"> </w:t>
            </w:r>
          </w:p>
        </w:tc>
      </w:tr>
      <w:tr w:rsidR="00BE09C9" w14:paraId="2B17DC53" w14:textId="77777777" w:rsidTr="00AB317A">
        <w:trPr>
          <w:jc w:val="center"/>
        </w:trPr>
        <w:tc>
          <w:tcPr>
            <w:tcW w:w="1008" w:type="dxa"/>
            <w:vAlign w:val="center"/>
          </w:tcPr>
          <w:p w14:paraId="3CDA1CE3" w14:textId="6183AF65" w:rsidR="00BE09C9" w:rsidRPr="005F23A8" w:rsidRDefault="00B409F7">
            <w:pPr>
              <w:rPr>
                <w:sz w:val="18"/>
                <w:szCs w:val="18"/>
              </w:rPr>
            </w:pPr>
            <w:r w:rsidRPr="005F23A8">
              <w:rPr>
                <w:sz w:val="18"/>
                <w:szCs w:val="18"/>
              </w:rPr>
              <w:t xml:space="preserve">Buddy </w:t>
            </w:r>
            <w:r>
              <w:rPr>
                <w:sz w:val="18"/>
              </w:rPr>
              <w:t>5</w:t>
            </w:r>
          </w:p>
        </w:tc>
        <w:tc>
          <w:tcPr>
            <w:tcW w:w="1787" w:type="dxa"/>
          </w:tcPr>
          <w:p w14:paraId="5D40FD07" w14:textId="77777777" w:rsidR="00296DB6" w:rsidRDefault="00296DB6" w:rsidP="00296DB6">
            <w:pPr>
              <w:spacing w:after="1"/>
            </w:pPr>
            <w:r>
              <w:rPr>
                <w:sz w:val="18"/>
              </w:rPr>
              <w:t xml:space="preserve">Review the design review for buddy 5 ultrasonic and servobased obstacle architecture. </w:t>
            </w:r>
            <w:r>
              <w:rPr>
                <w:sz w:val="18"/>
              </w:rPr>
              <w:lastRenderedPageBreak/>
              <w:t xml:space="preserve">Evaluate Obstacle Scan, </w:t>
            </w:r>
          </w:p>
          <w:p w14:paraId="1692F52D" w14:textId="6FBA2EAB" w:rsidR="00BE09C9" w:rsidRPr="005F23A8" w:rsidRDefault="00296DB6">
            <w:pPr>
              <w:rPr>
                <w:sz w:val="18"/>
                <w:szCs w:val="18"/>
              </w:rPr>
            </w:pPr>
            <w:r>
              <w:rPr>
                <w:sz w:val="18"/>
              </w:rPr>
              <w:t xml:space="preserve">Obstacle Profile and Avoidance &amp; Recovery tasks, coarse/fine scanning, sensor accuracy, RTOS timing, fault handling and </w:t>
            </w:r>
            <w:r w:rsidR="003C5F6A">
              <w:rPr>
                <w:sz w:val="18"/>
              </w:rPr>
              <w:t>interaction with Buddy 2 and Buddy 3.</w:t>
            </w:r>
          </w:p>
        </w:tc>
        <w:tc>
          <w:tcPr>
            <w:tcW w:w="2821" w:type="dxa"/>
            <w:vAlign w:val="center"/>
          </w:tcPr>
          <w:p w14:paraId="1ED4887B" w14:textId="755AF16D" w:rsidR="00BE09C9" w:rsidRPr="005F23A8" w:rsidRDefault="00296DB6">
            <w:pPr>
              <w:rPr>
                <w:sz w:val="18"/>
                <w:szCs w:val="18"/>
              </w:rPr>
            </w:pPr>
            <w:r>
              <w:rPr>
                <w:sz w:val="18"/>
              </w:rPr>
              <w:lastRenderedPageBreak/>
              <w:t xml:space="preserve">Separate scanning, profiling and avoidance responsibilities. Use explicit scan completion and failure events. Send high-level movement requests to Motion Control and use Buddy 3 </w:t>
            </w:r>
            <w:r>
              <w:rPr>
                <w:sz w:val="18"/>
              </w:rPr>
              <w:lastRenderedPageBreak/>
              <w:t xml:space="preserve">information for line reacquisition. </w:t>
            </w:r>
          </w:p>
        </w:tc>
        <w:tc>
          <w:tcPr>
            <w:tcW w:w="2304" w:type="dxa"/>
            <w:vAlign w:val="center"/>
          </w:tcPr>
          <w:p w14:paraId="5A8494F3" w14:textId="3CECD46A" w:rsidR="00BE09C9" w:rsidRPr="005F23A8" w:rsidRDefault="00296DB6">
            <w:pPr>
              <w:rPr>
                <w:sz w:val="18"/>
                <w:szCs w:val="18"/>
              </w:rPr>
            </w:pPr>
            <w:r>
              <w:rPr>
                <w:sz w:val="18"/>
              </w:rPr>
              <w:lastRenderedPageBreak/>
              <w:t xml:space="preserve">Assuming ultrasonic scanning determines exact obstacle geometry. Adding unsupported sensors. Assuming separate tasks are always </w:t>
            </w:r>
            <w:r>
              <w:rPr>
                <w:sz w:val="18"/>
              </w:rPr>
              <w:lastRenderedPageBreak/>
              <w:t xml:space="preserve">more efficient, or that scan timing and queue capacity need no validation. </w:t>
            </w:r>
          </w:p>
        </w:tc>
        <w:tc>
          <w:tcPr>
            <w:tcW w:w="2448" w:type="dxa"/>
          </w:tcPr>
          <w:p w14:paraId="649DBD0C" w14:textId="77777777" w:rsidR="00296DB6" w:rsidRDefault="00296DB6" w:rsidP="00296DB6">
            <w:pPr>
              <w:spacing w:after="1"/>
              <w:ind w:right="10"/>
            </w:pPr>
            <w:r>
              <w:rPr>
                <w:sz w:val="18"/>
              </w:rPr>
              <w:lastRenderedPageBreak/>
              <w:t xml:space="preserve">I will keep the suggestion to separate the task architecture as obstacle scanning involves sensor acquisition and servo movement, profiling </w:t>
            </w:r>
            <w:r>
              <w:rPr>
                <w:sz w:val="18"/>
              </w:rPr>
              <w:lastRenderedPageBreak/>
              <w:t xml:space="preserve">involves processing measurements, and avoidance requires coordination with Motion Control and Line Following.  </w:t>
            </w:r>
          </w:p>
          <w:p w14:paraId="126A6DB3" w14:textId="77777777" w:rsidR="00296DB6" w:rsidRDefault="00296DB6" w:rsidP="00296DB6">
            <w:pPr>
              <w:spacing w:line="259" w:lineRule="auto"/>
            </w:pPr>
            <w:r>
              <w:rPr>
                <w:sz w:val="18"/>
              </w:rPr>
              <w:t xml:space="preserve"> </w:t>
            </w:r>
          </w:p>
          <w:p w14:paraId="2B5305F2" w14:textId="17FF1491" w:rsidR="00BE09C9" w:rsidRPr="005F23A8" w:rsidRDefault="00296DB6">
            <w:pPr>
              <w:rPr>
                <w:sz w:val="18"/>
                <w:szCs w:val="18"/>
              </w:rPr>
            </w:pPr>
            <w:r>
              <w:rPr>
                <w:sz w:val="18"/>
              </w:rPr>
              <w:t xml:space="preserve">Separating these responsibilities allows each stage to expose completion, validity and failure </w:t>
            </w:r>
          </w:p>
        </w:tc>
      </w:tr>
    </w:tbl>
    <w:p w14:paraId="29A625C2" w14:textId="77777777" w:rsidR="004E5FAF" w:rsidRDefault="004E5FAF" w:rsidP="004E5FAF">
      <w:pPr>
        <w:pStyle w:val="Heading1"/>
      </w:pPr>
      <w:r>
        <w:lastRenderedPageBreak/>
        <w:t>Week 6 Architecture Defence Snapshot Before Zoom</w:t>
      </w:r>
    </w:p>
    <w:p w14:paraId="0C01BE98" w14:textId="29C964A8" w:rsidR="00EC4516" w:rsidRDefault="00EC4516">
      <w:pPr>
        <w:rPr>
          <w:kern w:val="2"/>
          <w:szCs w:val="20"/>
          <w:lang w:val="en-SG" w:eastAsia="en-SG"/>
          <w14:ligatures w14:val="standardContextual"/>
        </w:rPr>
      </w:pPr>
      <w:r>
        <w:t xml:space="preserve">Select only </w:t>
      </w:r>
      <w:r w:rsidR="00064CB5">
        <w:rPr>
          <w:b/>
          <w:bCs/>
        </w:rPr>
        <w:t>5</w:t>
      </w:r>
      <w:r>
        <w:rPr>
          <w:b/>
          <w:bCs/>
        </w:rPr>
        <w:t xml:space="preserve"> to </w:t>
      </w:r>
      <w:r w:rsidR="00064CB5">
        <w:rPr>
          <w:b/>
          <w:bCs/>
        </w:rPr>
        <w:t>7</w:t>
      </w:r>
      <w:r>
        <w:t xml:space="preserve"> important Week 6 architecture claims that affect integration readiness. Do not repeat the entire Week 6 document. Each row should defend one claim using evidence, remaining weakness, and the buddy responsible. One smart-toaster example is shown; replace it with your own project claim.</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833"/>
        <w:gridCol w:w="3628"/>
        <w:gridCol w:w="1935"/>
        <w:gridCol w:w="1949"/>
        <w:gridCol w:w="1031"/>
      </w:tblGrid>
      <w:tr w:rsidR="78E96A28" w14:paraId="1873228A" w14:textId="77777777" w:rsidTr="78E96A28">
        <w:trPr>
          <w:trHeight w:val="300"/>
        </w:trPr>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3F673FD9" w14:textId="228084AC" w:rsidR="78E96A28" w:rsidRDefault="78E96A28" w:rsidP="78E96A28">
            <w:pPr>
              <w:rPr>
                <w:rFonts w:eastAsia="Aptos" w:cs="Aptos"/>
                <w:color w:val="FFFFFF" w:themeColor="background1"/>
                <w:sz w:val="18"/>
                <w:szCs w:val="18"/>
              </w:rPr>
            </w:pPr>
            <w:r w:rsidRPr="78E96A28">
              <w:rPr>
                <w:rFonts w:eastAsia="Aptos" w:cs="Aptos"/>
                <w:b/>
                <w:bCs/>
                <w:color w:val="FFFFFF" w:themeColor="background1"/>
                <w:sz w:val="18"/>
                <w:szCs w:val="18"/>
              </w:rPr>
              <w:t>Week 6 artefact</w:t>
            </w:r>
          </w:p>
        </w:tc>
        <w:tc>
          <w:tcPr>
            <w:tcW w:w="41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3897293A" w14:textId="1A0C7DE0" w:rsidR="78E96A28" w:rsidRDefault="78E96A28" w:rsidP="78E96A28">
            <w:pPr>
              <w:rPr>
                <w:rFonts w:eastAsia="Aptos" w:cs="Aptos"/>
                <w:color w:val="FFFFFF" w:themeColor="background1"/>
                <w:sz w:val="18"/>
                <w:szCs w:val="18"/>
              </w:rPr>
            </w:pPr>
            <w:r w:rsidRPr="78E96A28">
              <w:rPr>
                <w:rFonts w:eastAsia="Aptos" w:cs="Aptos"/>
                <w:b/>
                <w:bCs/>
                <w:color w:val="FFFFFF" w:themeColor="background1"/>
                <w:sz w:val="18"/>
                <w:szCs w:val="18"/>
              </w:rPr>
              <w:t>What the team claimed in Week 6</w:t>
            </w:r>
          </w:p>
        </w:tc>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13FA9355" w14:textId="2913DEDF" w:rsidR="78E96A28" w:rsidRDefault="78E96A28" w:rsidP="78E96A28">
            <w:pPr>
              <w:rPr>
                <w:rFonts w:eastAsia="Aptos" w:cs="Aptos"/>
                <w:color w:val="FFFFFF" w:themeColor="background1"/>
                <w:sz w:val="18"/>
                <w:szCs w:val="18"/>
              </w:rPr>
            </w:pPr>
            <w:r w:rsidRPr="78E96A28">
              <w:rPr>
                <w:rFonts w:eastAsia="Aptos" w:cs="Aptos"/>
                <w:b/>
                <w:bCs/>
                <w:color w:val="FFFFFF" w:themeColor="background1"/>
                <w:sz w:val="18"/>
                <w:szCs w:val="18"/>
              </w:rPr>
              <w:t>Evidence available now</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702F68B2" w14:textId="2092AB33" w:rsidR="78E96A28" w:rsidRDefault="78E96A28" w:rsidP="78E96A28">
            <w:pPr>
              <w:rPr>
                <w:rFonts w:eastAsia="Aptos" w:cs="Aptos"/>
                <w:color w:val="FFFFFF" w:themeColor="background1"/>
                <w:sz w:val="18"/>
                <w:szCs w:val="18"/>
              </w:rPr>
            </w:pPr>
            <w:r w:rsidRPr="78E96A28">
              <w:rPr>
                <w:rFonts w:eastAsia="Aptos" w:cs="Aptos"/>
                <w:b/>
                <w:bCs/>
                <w:color w:val="FFFFFF" w:themeColor="background1"/>
                <w:sz w:val="18"/>
                <w:szCs w:val="18"/>
              </w:rPr>
              <w:t>Still weak or untested</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78B2F5BF" w14:textId="4D5DA5B6" w:rsidR="78E96A28" w:rsidRDefault="78E96A28" w:rsidP="78E96A28">
            <w:pPr>
              <w:rPr>
                <w:rFonts w:eastAsia="Aptos" w:cs="Aptos"/>
                <w:color w:val="FFFFFF" w:themeColor="background1"/>
                <w:sz w:val="18"/>
                <w:szCs w:val="18"/>
              </w:rPr>
            </w:pPr>
            <w:r w:rsidRPr="78E96A28">
              <w:rPr>
                <w:rFonts w:eastAsia="Aptos" w:cs="Aptos"/>
                <w:b/>
                <w:bCs/>
                <w:color w:val="FFFFFF" w:themeColor="background1"/>
                <w:sz w:val="18"/>
                <w:szCs w:val="18"/>
              </w:rPr>
              <w:t>Buddy defending it</w:t>
            </w:r>
          </w:p>
        </w:tc>
      </w:tr>
      <w:tr w:rsidR="78E96A28" w14:paraId="4684881F" w14:textId="77777777" w:rsidTr="78E96A28">
        <w:trPr>
          <w:trHeight w:val="300"/>
        </w:trPr>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23FB18" w14:textId="4ACDC79C"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Section 3, Section 4, Section 6.5</w:t>
            </w:r>
          </w:p>
        </w:tc>
        <w:tc>
          <w:tcPr>
            <w:tcW w:w="4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3E94DE" w14:textId="476B78C2"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Obstacle handling is separated into Obstacle Scan, Obstacle Profile and Avoidance &amp; Recovery. The subsystem sends high-level commands to Motion Control.</w:t>
            </w:r>
          </w:p>
        </w:tc>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02DA41" w14:textId="1B9455C5"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RTOS Task Table, Task Interaction Diagram, Buddy 5 Statechart, FR8–FR12.</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30F536" w14:textId="77EA7CDE"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Actual scan duration, profiling accuracy, CPU overhead, queue latency and recovery timeout are untested.</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361E1B" w14:textId="112495E7"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Buddy 5</w:t>
            </w:r>
          </w:p>
        </w:tc>
      </w:tr>
      <w:tr w:rsidR="78E96A28" w14:paraId="65766E12" w14:textId="77777777" w:rsidTr="78E96A28">
        <w:trPr>
          <w:trHeight w:val="300"/>
        </w:trPr>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8C3DC0" w14:textId="1746B399"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Section 4, Section 5</w:t>
            </w:r>
          </w:p>
        </w:tc>
        <w:tc>
          <w:tcPr>
            <w:tcW w:w="4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A9CA67" w14:textId="5D882516"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Movement requests are coordinated through shared task events, system state and prioritised commands. Obstacle avoidance suspends normal navigation, with Safe Stop/Fault used when recovery fails.</w:t>
            </w:r>
          </w:p>
        </w:tc>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032A99" w14:textId="105546A0"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Task Interaction Diagram, System-Level Statechart, Buddy 2/Buddy 5 statecharts and FR12/FR15.</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63376B" w14:textId="18675A50"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Exact arbitration mechanism, event/queue ownership, stale command handling and full-system recovery need implementation and integration tests.</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52002A" w14:textId="361DC882"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Buddy 2</w:t>
            </w:r>
          </w:p>
          <w:p w14:paraId="32C2D8F3" w14:textId="3783D125"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Buddy 3</w:t>
            </w:r>
          </w:p>
          <w:p w14:paraId="1F4AD99C" w14:textId="154FB321"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Buddy 5</w:t>
            </w:r>
          </w:p>
        </w:tc>
      </w:tr>
      <w:tr w:rsidR="78E96A28" w14:paraId="0F3E44D1" w14:textId="77777777" w:rsidTr="78E96A28">
        <w:trPr>
          <w:trHeight w:val="300"/>
        </w:trPr>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024AA2" w14:textId="3C87AFC2"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Section 3, Section 4, Section 6.3</w:t>
            </w:r>
          </w:p>
        </w:tc>
        <w:tc>
          <w:tcPr>
            <w:tcW w:w="4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9F6DC0" w14:textId="500E3604"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The Line Following Task reads the three digital IR sensors and sends steering requests to Motion Control. Barcode reading is handled by a separate Barcode Decoding Task.</w:t>
            </w:r>
          </w:p>
        </w:tc>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EFD8DF" w14:textId="59F44220"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The Week 6 task table, task interaction diagram, Buddy 3 statechart and Barcode &amp; Line Specification.</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BB40FD" w14:textId="1765580C"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The 20–50 ms sampling may be too slow for barcode reading while moving. The edge-capture idea still needs testing on the actual car.</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4FE8D1" w14:textId="4C67768F"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Buddy 3</w:t>
            </w:r>
          </w:p>
        </w:tc>
      </w:tr>
      <w:tr w:rsidR="78E96A28" w14:paraId="225DDE70" w14:textId="77777777" w:rsidTr="78E96A28">
        <w:trPr>
          <w:trHeight w:val="300"/>
        </w:trPr>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6ED0D2" w14:textId="535A6A9E"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Section 4, Section 6.3, Section 6.5</w:t>
            </w:r>
          </w:p>
        </w:tc>
        <w:tc>
          <w:tcPr>
            <w:tcW w:w="4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52B9F7" w14:textId="4BBA41B4"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Line Following reports when the line is lost or found again so Buddy 5 can use this during obstacle recovery. Steering should stop while the car is avoiding an obstacle.</w:t>
            </w:r>
          </w:p>
        </w:tc>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A5FE27" w14:textId="79866F4A"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Task interaction diagram, statecharts and FR11/FR12.</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617304" w14:textId="20C9DB4E"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The team has not clearly decided who owns the overall system state. Without this, Line Following might keep sending steering requests during avoidance.</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944566" w14:textId="25694A49"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Buddy 3</w:t>
            </w:r>
          </w:p>
          <w:p w14:paraId="5EF9B66F" w14:textId="64B4F760"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Buddy 5</w:t>
            </w:r>
          </w:p>
        </w:tc>
      </w:tr>
      <w:tr w:rsidR="78E96A28" w14:paraId="3B3F1D08" w14:textId="77777777" w:rsidTr="78E96A28">
        <w:trPr>
          <w:trHeight w:val="300"/>
        </w:trPr>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16DB12" w14:textId="706580BD" w:rsidR="78E96A28" w:rsidRDefault="78E96A28" w:rsidP="78E96A28">
            <w:pPr>
              <w:rPr>
                <w:rFonts w:eastAsia="Aptos" w:cs="Aptos"/>
                <w:color w:val="000000" w:themeColor="text1"/>
                <w:sz w:val="17"/>
                <w:szCs w:val="17"/>
              </w:rPr>
            </w:pPr>
            <w:r w:rsidRPr="78E96A28">
              <w:rPr>
                <w:rFonts w:eastAsia="Aptos" w:cs="Aptos"/>
                <w:color w:val="000000" w:themeColor="text1"/>
                <w:sz w:val="17"/>
                <w:szCs w:val="17"/>
              </w:rPr>
              <w:t>Section 3, Section 4, Section 6.1, NFR9–NFR11</w:t>
            </w:r>
          </w:p>
        </w:tc>
        <w:tc>
          <w:tcPr>
            <w:tcW w:w="4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BB6F21" w14:textId="024CD53A" w:rsidR="78E96A28" w:rsidRDefault="78E96A28" w:rsidP="78E96A28">
            <w:pPr>
              <w:rPr>
                <w:rFonts w:eastAsia="Aptos" w:cs="Aptos"/>
                <w:color w:val="000000" w:themeColor="text1"/>
                <w:sz w:val="17"/>
                <w:szCs w:val="17"/>
              </w:rPr>
            </w:pPr>
            <w:r w:rsidRPr="78E96A28">
              <w:rPr>
                <w:rFonts w:eastAsia="Aptos" w:cs="Aptos"/>
                <w:color w:val="000000" w:themeColor="text1"/>
                <w:sz w:val="17"/>
                <w:szCs w:val="17"/>
              </w:rPr>
              <w:t>Telemetry Collection and WiFi/MQTT Communication are separate tasks connected through a telemetry queue. Network or server failure must not prevent local motion and safety functions, and reconnection must use timed, non-blocking retries.</w:t>
            </w:r>
          </w:p>
        </w:tc>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9C21DF" w14:textId="2675BF55" w:rsidR="78E96A28" w:rsidRDefault="78E96A28" w:rsidP="78E96A28">
            <w:pPr>
              <w:rPr>
                <w:rFonts w:eastAsia="Aptos" w:cs="Aptos"/>
                <w:color w:val="000000" w:themeColor="text1"/>
                <w:sz w:val="17"/>
                <w:szCs w:val="17"/>
              </w:rPr>
            </w:pPr>
            <w:r w:rsidRPr="78E96A28">
              <w:rPr>
                <w:rFonts w:eastAsia="Aptos" w:cs="Aptos"/>
                <w:color w:val="000000" w:themeColor="text1"/>
                <w:sz w:val="17"/>
                <w:szCs w:val="17"/>
              </w:rPr>
              <w:t xml:space="preserve">The Week 6 RTOS Task Table, Task Interaction Diagram and communication statechart document the intended separation and recovery behaviour. Assumption A1 </w:t>
            </w:r>
            <w:r w:rsidRPr="78E96A28">
              <w:rPr>
                <w:rFonts w:eastAsia="Aptos" w:cs="Aptos"/>
                <w:color w:val="000000" w:themeColor="text1"/>
                <w:sz w:val="17"/>
                <w:szCs w:val="17"/>
              </w:rPr>
              <w:lastRenderedPageBreak/>
              <w:t>identifies the required validation. No implementation or test evidence is available yet.</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25B0CC" w14:textId="0510142B" w:rsidR="78E96A28" w:rsidRDefault="78E96A28" w:rsidP="78E96A28">
            <w:pPr>
              <w:rPr>
                <w:rFonts w:eastAsia="Aptos" w:cs="Aptos"/>
                <w:color w:val="000000" w:themeColor="text1"/>
                <w:sz w:val="17"/>
                <w:szCs w:val="17"/>
              </w:rPr>
            </w:pPr>
            <w:r w:rsidRPr="78E96A28">
              <w:rPr>
                <w:rFonts w:eastAsia="Aptos" w:cs="Aptos"/>
                <w:color w:val="000000" w:themeColor="text1"/>
                <w:sz w:val="17"/>
                <w:szCs w:val="17"/>
              </w:rPr>
              <w:lastRenderedPageBreak/>
              <w:t xml:space="preserve">Task timing, network-call blocking behavior, queue capacity and overflow handling remain untested. Disconnection and reconnection tests are needed to check whether local control </w:t>
            </w:r>
            <w:r w:rsidRPr="78E96A28">
              <w:rPr>
                <w:rFonts w:eastAsia="Aptos" w:cs="Aptos"/>
                <w:color w:val="000000" w:themeColor="text1"/>
                <w:sz w:val="17"/>
                <w:szCs w:val="17"/>
              </w:rPr>
              <w:lastRenderedPageBreak/>
              <w:t>stays responsive while telemetry accumulates.</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C636AC" w14:textId="2248B6CC" w:rsidR="78E96A28" w:rsidRDefault="78E96A28" w:rsidP="78E96A28">
            <w:pPr>
              <w:rPr>
                <w:rFonts w:eastAsia="Aptos" w:cs="Aptos"/>
                <w:color w:val="000000" w:themeColor="text1"/>
                <w:sz w:val="17"/>
                <w:szCs w:val="17"/>
              </w:rPr>
            </w:pPr>
            <w:r w:rsidRPr="78E96A28">
              <w:rPr>
                <w:rFonts w:eastAsia="Aptos" w:cs="Aptos"/>
                <w:color w:val="000000" w:themeColor="text1"/>
                <w:sz w:val="17"/>
                <w:szCs w:val="17"/>
              </w:rPr>
              <w:lastRenderedPageBreak/>
              <w:t>Buddy 1</w:t>
            </w:r>
          </w:p>
        </w:tc>
      </w:tr>
      <w:tr w:rsidR="78E96A28" w14:paraId="60A7987A" w14:textId="77777777" w:rsidTr="78E96A28">
        <w:trPr>
          <w:trHeight w:val="300"/>
        </w:trPr>
        <w:tc>
          <w:tcPr>
            <w:tcW w:w="105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81DDE8" w14:textId="30990F10"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Section 3, Section 4, Section 6.2, NFR6–NFR8, NFR12, A2–A3</w:t>
            </w:r>
          </w:p>
        </w:tc>
        <w:tc>
          <w:tcPr>
            <w:tcW w:w="4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262025" w14:textId="6A38B012"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A single High-priority Motion Control Task is the sole owner of motor PWM and direction. It runs PID speed control from encoder feedback at a 20–50 ms period. When a command is already queued at target, it decelerates to a creep speed instead of stopping, and a local Fault state disables the motors and recovers automatically.</w:t>
            </w:r>
          </w:p>
        </w:tc>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B31181" w14:textId="3C04CF68"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 xml:space="preserve">RTOS Task Table, Task Interaction Diagram, Motion Control statechart (6.2), pin layout, NFR6–NFR8 and NFR12, Assumptions A2 and A3. </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5E54C8" w14:textId="19F2AB32"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The task period is not yet fixed to one value. Section 3 assumes round-robin scheduling between equal-priority High tasks, which may not hold on µT-Kernel (to check against the spec), so distinct priorities may be needed. The 100 ms stop() limit, including queue wait, is untested. The creep speed (10–15%) and 300 ms debounce are placeholders, and creep may fall below the motor’s minimum speed. The stall criterion is not defined numerically, there is no fault retry limit, and the motion-complete notification has no abort/fault status. Encoder resolution, straight-line accuracy (15 mm per metre) and turn accuracy (±10°) are unmeasured.</w:t>
            </w: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E7C858" w14:textId="4DDE3B43"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Buddy 2</w:t>
            </w:r>
          </w:p>
        </w:tc>
      </w:tr>
      <w:tr w:rsidR="78E96A28" w14:paraId="4B9D0CA2" w14:textId="77777777" w:rsidTr="0E1CE5DF">
        <w:trPr>
          <w:trHeight w:val="300"/>
        </w:trPr>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FC4CC4" w14:textId="39A71B1D"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Section 3, Section 6.4, FR5, FR6, FR16–FR19</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7D1C5B" w14:textId="05824DE6" w:rsidR="78E96A28" w:rsidRDefault="78E96A28" w:rsidP="78E96A28">
            <w:pPr>
              <w:rPr>
                <w:rFonts w:eastAsia="Aptos" w:cs="Aptos"/>
                <w:color w:val="000000" w:themeColor="text1"/>
                <w:sz w:val="18"/>
                <w:szCs w:val="18"/>
              </w:rPr>
            </w:pPr>
            <w:r w:rsidRPr="78E96A28">
              <w:rPr>
                <w:rFonts w:eastAsia="Aptos" w:cs="Aptos"/>
                <w:color w:val="000000" w:themeColor="text1"/>
                <w:sz w:val="18"/>
                <w:szCs w:val="18"/>
              </w:rPr>
              <w:t>IMU processing is split into a 10 ms High-priority IMU Monitoring Task that owns the IMU and an event-driven Medium-priority Hump &amp; Terrain Analysis Task. The IMU is calibrated before monitoring starts, and invalid IMU data moves the subsystem to Fault instead of being used.</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5AF890" w14:textId="2691FE17" w:rsidR="78E96A28" w:rsidRDefault="1F55DCF4" w:rsidP="78E96A28">
            <w:r w:rsidRPr="430AC10B">
              <w:rPr>
                <w:rFonts w:eastAsia="Aptos" w:cs="Aptos"/>
                <w:color w:val="000000" w:themeColor="text1"/>
                <w:sz w:val="18"/>
                <w:szCs w:val="18"/>
              </w:rPr>
              <w:t>RTOS Task Table, hardware pin layout (IMU on I2C0, GP16/GP17), Buddy 4 statechart, FR5, FR6, FR15–FR19, NFR13 and NFR14.</w:t>
            </w:r>
          </w:p>
        </w:tc>
        <w:tc>
          <w:tcPr>
            <w:tcW w:w="20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04741FF" w14:textId="6224BE95" w:rsidR="78E96A28" w:rsidRDefault="1F55DCF4" w:rsidP="6157461E">
            <w:pPr>
              <w:rPr>
                <w:rFonts w:eastAsia="Aptos" w:cs="Aptos"/>
                <w:color w:val="000000" w:themeColor="text1"/>
                <w:sz w:val="18"/>
                <w:szCs w:val="18"/>
              </w:rPr>
            </w:pPr>
            <w:r w:rsidRPr="6157461E">
              <w:rPr>
                <w:rFonts w:eastAsia="Aptos" w:cs="Aptos"/>
                <w:color w:val="000000" w:themeColor="text1"/>
                <w:sz w:val="18"/>
                <w:szCs w:val="18"/>
              </w:rPr>
              <w:t>I2C read time within the 10 ms period, detection thresholds, hump height accuracy and false collision detections from vibration or hard braking are untested. What the system does after a collision event is not yet defined.</w:t>
            </w:r>
          </w:p>
          <w:p w14:paraId="09C66FB3" w14:textId="64AEED7A" w:rsidR="78E96A28" w:rsidRDefault="78E96A28" w:rsidP="78E96A28">
            <w:pPr>
              <w:rPr>
                <w:rFonts w:eastAsia="Aptos" w:cs="Aptos"/>
                <w:color w:val="000000" w:themeColor="text1"/>
                <w:sz w:val="18"/>
                <w:szCs w:val="18"/>
              </w:rPr>
            </w:pPr>
          </w:p>
        </w:tc>
        <w:tc>
          <w:tcPr>
            <w:tcW w:w="10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3E1F0B" w14:textId="04F20413" w:rsidR="78E96A28" w:rsidRDefault="1F55DCF4" w:rsidP="6161F54A">
            <w:pPr>
              <w:rPr>
                <w:rFonts w:eastAsia="Aptos" w:cs="Aptos"/>
                <w:color w:val="000000" w:themeColor="text1"/>
                <w:sz w:val="18"/>
                <w:szCs w:val="18"/>
              </w:rPr>
            </w:pPr>
            <w:r w:rsidRPr="6161F54A">
              <w:rPr>
                <w:rFonts w:eastAsia="Aptos" w:cs="Aptos"/>
                <w:color w:val="000000" w:themeColor="text1"/>
                <w:sz w:val="18"/>
                <w:szCs w:val="18"/>
              </w:rPr>
              <w:t>Buddy 4</w:t>
            </w:r>
          </w:p>
          <w:p w14:paraId="43E6E677" w14:textId="639BEA24" w:rsidR="78E96A28" w:rsidRDefault="78E96A28" w:rsidP="78E96A28">
            <w:pPr>
              <w:rPr>
                <w:rFonts w:eastAsia="Aptos" w:cs="Aptos"/>
                <w:color w:val="000000" w:themeColor="text1"/>
                <w:sz w:val="18"/>
                <w:szCs w:val="18"/>
              </w:rPr>
            </w:pPr>
          </w:p>
        </w:tc>
      </w:tr>
      <w:tr w:rsidR="5E42EF6B" w14:paraId="0A094191" w14:textId="77777777" w:rsidTr="5E42EF6B">
        <w:trPr>
          <w:trHeight w:val="300"/>
        </w:trPr>
        <w:tc>
          <w:tcPr>
            <w:tcW w:w="18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2D42DD" w14:textId="5239B0E4" w:rsidR="5E42EF6B" w:rsidRDefault="5E42EF6B" w:rsidP="5E42EF6B">
            <w:pPr>
              <w:rPr>
                <w:rFonts w:eastAsia="Aptos" w:cs="Aptos"/>
                <w:color w:val="000000" w:themeColor="text1"/>
                <w:sz w:val="18"/>
                <w:szCs w:val="18"/>
              </w:rPr>
            </w:pPr>
          </w:p>
        </w:tc>
        <w:tc>
          <w:tcPr>
            <w:tcW w:w="362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406E17" w14:textId="7E311298" w:rsidR="5E42EF6B" w:rsidRDefault="5E42EF6B" w:rsidP="5E42EF6B">
            <w:pPr>
              <w:rPr>
                <w:rFonts w:eastAsia="Aptos" w:cs="Aptos"/>
                <w:color w:val="000000" w:themeColor="text1"/>
                <w:sz w:val="18"/>
                <w:szCs w:val="18"/>
              </w:rPr>
            </w:pPr>
          </w:p>
        </w:tc>
        <w:tc>
          <w:tcPr>
            <w:tcW w:w="19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575609" w14:textId="500B0C3F" w:rsidR="5E42EF6B" w:rsidRDefault="5E42EF6B" w:rsidP="5E42EF6B">
            <w:pPr>
              <w:rPr>
                <w:rFonts w:eastAsia="Aptos" w:cs="Aptos"/>
                <w:color w:val="000000" w:themeColor="text1"/>
                <w:sz w:val="18"/>
                <w:szCs w:val="18"/>
              </w:rPr>
            </w:pPr>
          </w:p>
        </w:tc>
        <w:tc>
          <w:tcPr>
            <w:tcW w:w="194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DEF4C7" w14:textId="20CE01D3" w:rsidR="5E42EF6B" w:rsidRDefault="5E42EF6B" w:rsidP="5E42EF6B">
            <w:pPr>
              <w:rPr>
                <w:rFonts w:eastAsia="Aptos" w:cs="Aptos"/>
                <w:color w:val="000000" w:themeColor="text1"/>
                <w:sz w:val="18"/>
                <w:szCs w:val="18"/>
              </w:rPr>
            </w:pPr>
          </w:p>
        </w:tc>
        <w:tc>
          <w:tcPr>
            <w:tcW w:w="103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24294F" w14:textId="1DBA8987" w:rsidR="5E42EF6B" w:rsidRDefault="5E42EF6B" w:rsidP="5E42EF6B">
            <w:pPr>
              <w:rPr>
                <w:rFonts w:eastAsia="Aptos" w:cs="Aptos"/>
                <w:color w:val="000000" w:themeColor="text1"/>
                <w:sz w:val="18"/>
                <w:szCs w:val="18"/>
              </w:rPr>
            </w:pPr>
          </w:p>
        </w:tc>
      </w:tr>
    </w:tbl>
    <w:p w14:paraId="0014E12C" w14:textId="30A4F93F" w:rsidR="00776048" w:rsidRDefault="00776048" w:rsidP="78E96A28"/>
    <w:p w14:paraId="633370E7" w14:textId="6AC0C365" w:rsidR="004E5FAF" w:rsidRDefault="004E5FAF">
      <w:pPr>
        <w:pStyle w:val="Heading2"/>
        <w:rPr>
          <w:kern w:val="2"/>
          <w:lang w:val="en-SG" w:eastAsia="en-SG"/>
          <w14:ligatures w14:val="standardContextual"/>
        </w:rPr>
      </w:pPr>
      <w:r>
        <w:t>Shared Resource Allocation Matrix</w:t>
      </w:r>
    </w:p>
    <w:p w14:paraId="1D268641" w14:textId="6EC4E3F1" w:rsidR="00EC4516" w:rsidRDefault="00EC4516">
      <w:r>
        <w:t xml:space="preserve">Enter at least </w:t>
      </w:r>
      <w:r>
        <w:rPr>
          <w:b/>
          <w:bCs/>
        </w:rPr>
        <w:t>3 shared resources</w:t>
      </w:r>
      <w:r>
        <w:t xml:space="preserve">, or more if the project has additional shared buses, timers, interrupts, actuators, sensors, queues, event groups, or shared data. A resource is “shared” if more than one task, module, interrupt, or buddy can affect it. </w:t>
      </w:r>
    </w:p>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183"/>
        <w:gridCol w:w="1474"/>
        <w:gridCol w:w="1634"/>
        <w:gridCol w:w="1776"/>
        <w:gridCol w:w="1263"/>
        <w:gridCol w:w="1723"/>
        <w:gridCol w:w="1323"/>
      </w:tblGrid>
      <w:tr w:rsidR="33202893" w14:paraId="0DC9248A" w14:textId="77777777" w:rsidTr="33202893">
        <w:trPr>
          <w:trHeight w:val="300"/>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0C795DB3" w14:textId="11C9ABCE" w:rsidR="33202893" w:rsidRDefault="33202893" w:rsidP="33202893">
            <w:pPr>
              <w:rPr>
                <w:rFonts w:eastAsia="Aptos" w:cs="Aptos"/>
                <w:color w:val="FFFFFF" w:themeColor="background1"/>
                <w:sz w:val="18"/>
                <w:szCs w:val="18"/>
              </w:rPr>
            </w:pPr>
            <w:r w:rsidRPr="33202893">
              <w:rPr>
                <w:rFonts w:eastAsia="Aptos" w:cs="Aptos"/>
                <w:b/>
                <w:bCs/>
                <w:color w:val="FFFFFF" w:themeColor="background1"/>
                <w:sz w:val="18"/>
                <w:szCs w:val="18"/>
              </w:rPr>
              <w:t>Shared resource</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22C32935" w14:textId="705EBA27" w:rsidR="33202893" w:rsidRDefault="33202893" w:rsidP="33202893">
            <w:pPr>
              <w:rPr>
                <w:rFonts w:eastAsia="Aptos" w:cs="Aptos"/>
                <w:color w:val="FFFFFF" w:themeColor="background1"/>
                <w:sz w:val="18"/>
                <w:szCs w:val="18"/>
              </w:rPr>
            </w:pPr>
            <w:r w:rsidRPr="33202893">
              <w:rPr>
                <w:rFonts w:eastAsia="Aptos" w:cs="Aptos"/>
                <w:b/>
                <w:bCs/>
                <w:color w:val="FFFFFF" w:themeColor="background1"/>
                <w:sz w:val="18"/>
                <w:szCs w:val="18"/>
              </w:rPr>
              <w:t>Used by task(s)</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77E12B98" w14:textId="42D6B1C9" w:rsidR="33202893" w:rsidRDefault="33202893" w:rsidP="33202893">
            <w:pPr>
              <w:rPr>
                <w:rFonts w:eastAsia="Aptos" w:cs="Aptos"/>
                <w:color w:val="FFFFFF" w:themeColor="background1"/>
                <w:sz w:val="18"/>
                <w:szCs w:val="18"/>
              </w:rPr>
            </w:pPr>
            <w:r w:rsidRPr="33202893">
              <w:rPr>
                <w:rFonts w:eastAsia="Aptos" w:cs="Aptos"/>
                <w:b/>
                <w:bCs/>
                <w:color w:val="FFFFFF" w:themeColor="background1"/>
                <w:sz w:val="18"/>
                <w:szCs w:val="18"/>
              </w:rPr>
              <w:t>Owner task / module</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34DD7265" w14:textId="0F4233D8" w:rsidR="33202893" w:rsidRDefault="33202893" w:rsidP="33202893">
            <w:pPr>
              <w:rPr>
                <w:rFonts w:eastAsia="Aptos" w:cs="Aptos"/>
                <w:color w:val="FFFFFF" w:themeColor="background1"/>
                <w:sz w:val="18"/>
                <w:szCs w:val="18"/>
              </w:rPr>
            </w:pPr>
            <w:r w:rsidRPr="33202893">
              <w:rPr>
                <w:rFonts w:eastAsia="Aptos" w:cs="Aptos"/>
                <w:b/>
                <w:bCs/>
                <w:color w:val="FFFFFF" w:themeColor="background1"/>
                <w:sz w:val="18"/>
                <w:szCs w:val="18"/>
              </w:rPr>
              <w:t>Access type</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2E860B4F" w14:textId="441C0481" w:rsidR="33202893" w:rsidRDefault="33202893" w:rsidP="33202893">
            <w:pPr>
              <w:rPr>
                <w:rFonts w:eastAsia="Aptos" w:cs="Aptos"/>
                <w:color w:val="FFFFFF" w:themeColor="background1"/>
                <w:sz w:val="18"/>
                <w:szCs w:val="18"/>
              </w:rPr>
            </w:pPr>
            <w:r w:rsidRPr="33202893">
              <w:rPr>
                <w:rFonts w:eastAsia="Aptos" w:cs="Aptos"/>
                <w:b/>
                <w:bCs/>
                <w:color w:val="FFFFFF" w:themeColor="background1"/>
                <w:sz w:val="18"/>
                <w:szCs w:val="18"/>
              </w:rPr>
              <w:t>Contention risk</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57CE22EF" w14:textId="43A0A145" w:rsidR="33202893" w:rsidRDefault="33202893" w:rsidP="33202893">
            <w:pPr>
              <w:rPr>
                <w:rFonts w:eastAsia="Aptos" w:cs="Aptos"/>
                <w:color w:val="FFFFFF" w:themeColor="background1"/>
                <w:sz w:val="18"/>
                <w:szCs w:val="18"/>
              </w:rPr>
            </w:pPr>
            <w:r w:rsidRPr="33202893">
              <w:rPr>
                <w:rFonts w:eastAsia="Aptos" w:cs="Aptos"/>
                <w:b/>
                <w:bCs/>
                <w:color w:val="FFFFFF" w:themeColor="background1"/>
                <w:sz w:val="18"/>
                <w:szCs w:val="18"/>
              </w:rPr>
              <w:t>Mitigation</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1F4E79"/>
            <w:tcMar>
              <w:left w:w="105" w:type="dxa"/>
              <w:right w:w="105" w:type="dxa"/>
            </w:tcMar>
          </w:tcPr>
          <w:p w14:paraId="04999F25" w14:textId="5D06E192" w:rsidR="33202893" w:rsidRDefault="33202893" w:rsidP="33202893">
            <w:pPr>
              <w:rPr>
                <w:rFonts w:eastAsia="Aptos" w:cs="Aptos"/>
                <w:color w:val="FFFFFF" w:themeColor="background1"/>
                <w:sz w:val="18"/>
                <w:szCs w:val="18"/>
              </w:rPr>
            </w:pPr>
            <w:r w:rsidRPr="33202893">
              <w:rPr>
                <w:rFonts w:eastAsia="Aptos" w:cs="Aptos"/>
                <w:b/>
                <w:bCs/>
                <w:color w:val="FFFFFF" w:themeColor="background1"/>
                <w:sz w:val="18"/>
                <w:szCs w:val="18"/>
              </w:rPr>
              <w:t>Evidence needed</w:t>
            </w:r>
          </w:p>
        </w:tc>
      </w:tr>
      <w:tr w:rsidR="33202893" w14:paraId="27769E18" w14:textId="77777777" w:rsidTr="33202893">
        <w:trPr>
          <w:trHeight w:val="300"/>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50DDBD" w14:textId="0A0F162A"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lastRenderedPageBreak/>
              <w:t>Motor command queue</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F6D332B" w14:textId="4BC10648"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Motion Control, Line Following, Barcode Decoding, Avoidance &amp; Recovery</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0BB1DB" w14:textId="06478BDC"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Motion Control — Buddy 2</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5509C9" w14:textId="30DF4FB7"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Multiple command producers, single consumer</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9BD3D4" w14:textId="3D3323DA"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Conflicting navigation, avoidance and stop requests</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CD1764" w14:textId="76254E1C"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Define command priority and arbitration; safety stop overrides normal commands; reject stale commands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3E646E" w14:textId="51D5E1D9"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Concurrent-command logs and stop-latency test</w:t>
            </w:r>
          </w:p>
        </w:tc>
      </w:tr>
      <w:tr w:rsidR="33202893" w14:paraId="56BF0BEF" w14:textId="77777777" w:rsidTr="33202893">
        <w:trPr>
          <w:trHeight w:val="300"/>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448C90" w14:textId="065C889E"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Line status / recovery events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06DFFCB" w14:textId="53CC008A"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Line Following and Avoidance &amp; Recovery</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703F66" w14:textId="2854FCF5"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Line Following — Buddy 3</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4C803F" w14:textId="4BC880CD"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Shared status or event notification</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18F523" w14:textId="30A597A5"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Buddy 5 receives stale status or misses line-reacquisition events</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F296F2" w14:textId="3DC108F3"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Defined line-status interface with validity and notification handling</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9F1E5B" w14:textId="25546E3A"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Line-loss and reacquisition event logs</w:t>
            </w:r>
          </w:p>
        </w:tc>
      </w:tr>
      <w:tr w:rsidR="33202893" w14:paraId="3B21BEFB" w14:textId="77777777" w:rsidTr="33202893">
        <w:trPr>
          <w:trHeight w:val="2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1D408E" w14:textId="666B8375"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Obstacle scan sample queue</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9C2C85" w14:textId="5C1ED6AC"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Obstacle Scan and Obstacle Profile</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D5559C" w14:textId="0780C569"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Obstacle Scan — Buddy 5</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588591" w14:textId="45DD3C02"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Producer/consumer queue</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8EC258" w14:textId="2BFAC162"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Queue overflow, incomplete profiles or processing delays</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6B1E12" w14:textId="319299D3"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Bounded queue, scan identifiers, validity checks and timeout handling</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DCA5AD" w14:textId="7D46C9AE"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Queue usage, scan completion and overflow tests</w:t>
            </w:r>
          </w:p>
        </w:tc>
      </w:tr>
      <w:tr w:rsidR="33202893" w14:paraId="5D2E0BCC" w14:textId="77777777" w:rsidTr="33202893">
        <w:trPr>
          <w:trHeight w:val="2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096FE6" w14:textId="0496801E"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Robot operating state / safety events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736E19" w14:textId="5A33A038"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Motion Control, navigation, avoidance, IMU and communication tasks</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B0EF51" w14:textId="0CC0EEDE"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Team-defined system-state interface</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F14210" w14:textId="6F1049D8"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Multiple readers and event producers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511138" w14:textId="789632EA"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Inconsistent state changes or conflicting recovery decisions</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24E5E0" w14:textId="44E00781"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Define authoritative state ownership, prioritised events and safe-state transitions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AF3926" w14:textId="5550A3D5"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Multi-task fault and recovery logs</w:t>
            </w:r>
          </w:p>
        </w:tc>
      </w:tr>
      <w:tr w:rsidR="33202893" w14:paraId="246BF4C1" w14:textId="77777777" w:rsidTr="33202893">
        <w:trPr>
          <w:trHeight w:val="2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B9BE99" w14:textId="7421C4B8"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Telemetry queue / shared status snapshots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58BB2C" w14:textId="517BFC85"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Telemetry Collection, WiFi/MQTT Communication and sensor/motion tasks</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7BBB11" w14:textId="16F3FDBF"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Telemetry Collection / Communication — Buddy 1</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5CAD0E4" w14:textId="289DEFF3"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Multiple data producers and network consumer</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6AF0B7" w14:textId="43156C0E"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Slow network publishing blocks tasks or overfills the queue</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859DEA" w14:textId="276A37A1"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Bounded buffering, non-blocking transfers and handling for stale/non-critical telemetry</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14AD0A" w14:textId="7B5A818A"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Queue-depth, publishing-rate and disconnection tests</w:t>
            </w:r>
          </w:p>
        </w:tc>
      </w:tr>
      <w:tr w:rsidR="33202893" w14:paraId="211577B7" w14:textId="77777777" w:rsidTr="33202893">
        <w:trPr>
          <w:trHeight w:val="2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2B5D90A" w14:textId="6FFFFC4E"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IR_RIGHT D0 (GP27)</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24A790" w14:textId="605A6567"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Line Following Task and barcode edge-capture interrupt</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6124FC" w14:textId="3C9C7F80"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Line Following — Buddy 3</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EA225D" w14:textId="55D754C3"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Level read by the task plus edge interrupt on the same pin</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A282EB" w14:textId="11573A38"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Edge interrupts add load or chatter on a pin also used for steering; if the sensor is offset for barcodes it may not see the line</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3EC258" w14:textId="2CAC01B4"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Interrupt only timestamps edges; Line Following only reads the pin level; decide IR_RIGHT's role in steering</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F29F3C" w14:textId="7C418A28"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Edge log while following a line and crossing a barcode; sensor position check on the car</w:t>
            </w:r>
          </w:p>
        </w:tc>
      </w:tr>
      <w:tr w:rsidR="33202893" w14:paraId="5D3C2DED" w14:textId="77777777" w:rsidTr="33202893">
        <w:trPr>
          <w:trHeight w:val="2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1E1A55" w14:textId="28004B38"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GPIO interrupt (shared by encoders and barcode)</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728728" w14:textId="12E110FA"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Encoder ISR (GP0, GP1, GP7, GP28) and barcode edge-capture ISR (GP27)</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AF1640" w14:textId="41DDC924"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Shared — Buddy 2 (encoders) and Buddy 3 (barcode)</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4BFC0B" w14:textId="5C4DE2C7"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Interrupt handlers sharing one GPIO interrupt</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49DDC3" w14:textId="051D6720"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Encoder edge counting delays barcode timestamps, or the reverse, causing late or missed edges at high speed</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D9AC7C" w14:textId="08E3EF8B"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Keep every handler to counting or timestamping only; estimate the combined edge rate at maximum speed</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D1AACAA" w14:textId="63795752"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Edge-rate calculation and a maximum-speed test with missing-edge and overflow counts</w:t>
            </w:r>
          </w:p>
        </w:tc>
      </w:tr>
      <w:tr w:rsidR="33202893" w14:paraId="2744F12D" w14:textId="77777777" w:rsidTr="33202893">
        <w:trPr>
          <w:trHeight w:val="285"/>
        </w:trPr>
        <w:tc>
          <w:tcPr>
            <w:tcW w:w="12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0FB403" w14:textId="682A251F"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CPU time and RTOS scheduling</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58D51A" w14:textId="6C6E8FB1"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Motion Control, Line Following, IMU Monitoring, Obstacle Scan, Avoidance &amp; Recovery</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AA04D1" w14:textId="5919165A"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Shared — priorities agreed by all buddies</w:t>
            </w:r>
          </w:p>
        </w:tc>
        <w:tc>
          <w:tcPr>
            <w:tcW w:w="16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37AB48" w14:textId="10DA9612"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Shared processor time between equal-priority tasks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1F5E7A" w14:textId="229B8688"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 xml:space="preserve">Five High tasks, no guaranteed time-slicing, so a long task could </w:t>
            </w:r>
            <w:r w:rsidRPr="33202893">
              <w:rPr>
                <w:rFonts w:eastAsia="Aptos" w:cs="Aptos"/>
                <w:color w:val="000000" w:themeColor="text1"/>
                <w:sz w:val="18"/>
                <w:szCs w:val="18"/>
              </w:rPr>
              <w:lastRenderedPageBreak/>
              <w:t>delay the motor PID loop; 10 ms IMU I2C transfers could too</w:t>
            </w:r>
          </w:p>
        </w:tc>
        <w:tc>
          <w:tcPr>
            <w:tcW w:w="18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DE0207" w14:textId="4A2EAEB5"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lastRenderedPageBreak/>
              <w:t>Distinct priorities, fixed periods, no long operations in High tasks, measure worst-case run times</w:t>
            </w:r>
          </w:p>
        </w:tc>
        <w:tc>
          <w:tcPr>
            <w:tcW w:w="12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BA3A20" w14:textId="1A31ED77"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Timing log of period, jitter and worst-case run time with all tasks running</w:t>
            </w:r>
          </w:p>
        </w:tc>
      </w:tr>
      <w:tr w:rsidR="33202893" w14:paraId="4453FC0F" w14:textId="77777777" w:rsidTr="33202893">
        <w:trPr>
          <w:trHeight w:val="285"/>
        </w:trPr>
        <w:tc>
          <w:tcPr>
            <w:tcW w:w="1230"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2143DFEA" w14:textId="14A7FBDD"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Processed IMU data / IMU event queue</w:t>
            </w:r>
          </w:p>
        </w:tc>
        <w:tc>
          <w:tcPr>
            <w:tcW w:w="1275"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673591ED" w14:textId="48EC2C50"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IMU Monitoring, Hump &amp; Terrain Analysis and Telemetry Collection</w:t>
            </w:r>
          </w:p>
        </w:tc>
        <w:tc>
          <w:tcPr>
            <w:tcW w:w="1695"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744450AD" w14:textId="656AF88C"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IMU Monitoring — Buddy 4</w:t>
            </w:r>
          </w:p>
        </w:tc>
        <w:tc>
          <w:tcPr>
            <w:tcW w:w="1695"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7BD8EF08" w14:textId="69E0C2DA"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Single producer, multiple consumers</w:t>
            </w:r>
          </w:p>
        </w:tc>
        <w:tc>
          <w:tcPr>
            <w:tcW w:w="1275"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25B82353" w14:textId="61FF52D8"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Hump analysis or telemetry reads a half-updated or stale sample; hump or collision events are lost if the queue fills</w:t>
            </w:r>
          </w:p>
        </w:tc>
        <w:tc>
          <w:tcPr>
            <w:tcW w:w="1890"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749B1429" w14:textId="1B42DF02"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Bounded event queue; latest cleaned sample shared as a timestamped snapshot with a validity flag; consumers ignore invalid or stale samples</w:t>
            </w:r>
          </w:p>
        </w:tc>
        <w:tc>
          <w:tcPr>
            <w:tcW w:w="1275"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20E2DD98" w14:textId="50CC5577" w:rsidR="33202893" w:rsidRDefault="33202893" w:rsidP="33202893">
            <w:pPr>
              <w:rPr>
                <w:rFonts w:eastAsia="Aptos" w:cs="Aptos"/>
                <w:color w:val="000000" w:themeColor="text1"/>
                <w:sz w:val="18"/>
                <w:szCs w:val="18"/>
              </w:rPr>
            </w:pPr>
            <w:r w:rsidRPr="33202893">
              <w:rPr>
                <w:rFonts w:eastAsia="Aptos" w:cs="Aptos"/>
                <w:color w:val="000000" w:themeColor="text1"/>
                <w:sz w:val="18"/>
                <w:szCs w:val="18"/>
              </w:rPr>
              <w:t>Queue-depth and dropped-event counters during a hump run; telemetry log showing timestamps and validity flags</w:t>
            </w:r>
          </w:p>
        </w:tc>
      </w:tr>
    </w:tbl>
    <w:p w14:paraId="47189D33" w14:textId="4D53B43B" w:rsidR="33202893" w:rsidRDefault="33202893" w:rsidP="33202893">
      <w:pPr>
        <w:rPr>
          <w:lang w:val="en-SG" w:eastAsia="en-SG"/>
        </w:rPr>
      </w:pPr>
    </w:p>
    <w:p w14:paraId="3871FD64" w14:textId="77777777" w:rsidR="004E5FAF" w:rsidRDefault="004E5FAF">
      <w:pPr>
        <w:rPr>
          <w:kern w:val="2"/>
          <w:szCs w:val="20"/>
          <w:lang w:val="en-SG" w:eastAsia="en-SG"/>
          <w14:ligatures w14:val="standardContextual"/>
        </w:rPr>
      </w:pPr>
    </w:p>
    <w:p w14:paraId="4A8B679D" w14:textId="77777777" w:rsidR="004E5FAF" w:rsidRDefault="004E5FAF">
      <w:pPr>
        <w:pStyle w:val="Heading2"/>
        <w:rPr>
          <w:kern w:val="2"/>
          <w:lang w:val="en-SG" w:eastAsia="en-SG"/>
          <w14:ligatures w14:val="standardContextual"/>
        </w:rPr>
      </w:pPr>
      <w:r>
        <w:t>Subsystem Interface and Code Structure Map</w:t>
      </w:r>
    </w:p>
    <w:p w14:paraId="54534953" w14:textId="476347AF" w:rsidR="00514F9A" w:rsidRDefault="00EC4516" w:rsidP="00514F9A">
      <w:r>
        <w:t xml:space="preserve">Enter at least </w:t>
      </w:r>
      <w:r>
        <w:rPr>
          <w:b/>
          <w:bCs/>
        </w:rPr>
        <w:t>one interface or module per buddy</w:t>
      </w:r>
      <w:r>
        <w:t xml:space="preserve">. Each row should identify who provides the module, who consumes it, what inputs and outputs it exposes, and how it will be validated. </w:t>
      </w:r>
    </w:p>
    <w:tbl>
      <w:tblPr>
        <w:tblW w:w="10182"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298"/>
        <w:gridCol w:w="720"/>
        <w:gridCol w:w="1465"/>
        <w:gridCol w:w="1163"/>
        <w:gridCol w:w="1805"/>
        <w:gridCol w:w="1387"/>
        <w:gridCol w:w="1181"/>
        <w:gridCol w:w="1163"/>
      </w:tblGrid>
      <w:tr w:rsidR="00514F9A" w:rsidRPr="00514F9A" w14:paraId="06B9925E" w14:textId="77777777" w:rsidTr="00B11CD5">
        <w:tc>
          <w:tcPr>
            <w:tcW w:w="1298" w:type="dxa"/>
            <w:tcBorders>
              <w:top w:val="single" w:sz="6" w:space="0" w:color="000000"/>
              <w:left w:val="single" w:sz="6" w:space="0" w:color="000000"/>
              <w:bottom w:val="single" w:sz="6" w:space="0" w:color="000000"/>
              <w:right w:val="single" w:sz="6" w:space="0" w:color="000000"/>
            </w:tcBorders>
            <w:shd w:val="clear" w:color="auto" w:fill="1F4E79"/>
            <w:hideMark/>
          </w:tcPr>
          <w:p w14:paraId="486A99E1" w14:textId="77777777" w:rsidR="00514F9A" w:rsidRPr="00514F9A" w:rsidRDefault="00514F9A" w:rsidP="00514F9A">
            <w:pPr>
              <w:spacing w:after="0" w:line="240" w:lineRule="auto"/>
              <w:textAlignment w:val="baseline"/>
              <w:rPr>
                <w:rFonts w:ascii="Segoe UI" w:eastAsia="Times New Roman" w:hAnsi="Segoe UI" w:cs="Segoe UI"/>
                <w:color w:val="F5F5F5"/>
                <w:sz w:val="18"/>
                <w:szCs w:val="18"/>
                <w:lang w:eastAsia="zh-CN"/>
              </w:rPr>
            </w:pPr>
            <w:r w:rsidRPr="00514F9A">
              <w:rPr>
                <w:rFonts w:eastAsia="Times New Roman" w:cs="Segoe UI"/>
                <w:b/>
                <w:bCs/>
                <w:color w:val="FFFFFF"/>
                <w:sz w:val="18"/>
                <w:szCs w:val="18"/>
                <w:lang w:eastAsia="zh-CN"/>
              </w:rPr>
              <w:t>Module / file / interface</w:t>
            </w:r>
            <w:r w:rsidRPr="00514F9A">
              <w:rPr>
                <w:rFonts w:eastAsia="Times New Roman" w:cs="Segoe UI"/>
                <w:color w:val="FFFFFF"/>
                <w:sz w:val="18"/>
                <w:szCs w:val="18"/>
                <w:lang w:eastAsia="zh-CN"/>
              </w:rPr>
              <w:t> </w:t>
            </w:r>
          </w:p>
        </w:tc>
        <w:tc>
          <w:tcPr>
            <w:tcW w:w="720" w:type="dxa"/>
            <w:tcBorders>
              <w:top w:val="single" w:sz="6" w:space="0" w:color="000000"/>
              <w:left w:val="single" w:sz="6" w:space="0" w:color="000000"/>
              <w:bottom w:val="single" w:sz="6" w:space="0" w:color="000000"/>
              <w:right w:val="single" w:sz="6" w:space="0" w:color="000000"/>
            </w:tcBorders>
            <w:shd w:val="clear" w:color="auto" w:fill="1F4E79"/>
            <w:hideMark/>
          </w:tcPr>
          <w:p w14:paraId="3C9E2D79" w14:textId="77777777" w:rsidR="00514F9A" w:rsidRPr="00514F9A" w:rsidRDefault="00514F9A" w:rsidP="00514F9A">
            <w:pPr>
              <w:spacing w:after="0" w:line="240" w:lineRule="auto"/>
              <w:textAlignment w:val="baseline"/>
              <w:rPr>
                <w:rFonts w:ascii="Segoe UI" w:eastAsia="Times New Roman" w:hAnsi="Segoe UI" w:cs="Segoe UI"/>
                <w:color w:val="F5F5F5"/>
                <w:sz w:val="18"/>
                <w:szCs w:val="18"/>
                <w:lang w:eastAsia="zh-CN"/>
              </w:rPr>
            </w:pPr>
            <w:r w:rsidRPr="00514F9A">
              <w:rPr>
                <w:rFonts w:eastAsia="Times New Roman" w:cs="Segoe UI"/>
                <w:b/>
                <w:bCs/>
                <w:color w:val="FFFFFF"/>
                <w:sz w:val="18"/>
                <w:szCs w:val="18"/>
                <w:lang w:eastAsia="zh-CN"/>
              </w:rPr>
              <w:t>Provider</w:t>
            </w:r>
            <w:r w:rsidRPr="00514F9A">
              <w:rPr>
                <w:rFonts w:eastAsia="Times New Roman" w:cs="Segoe UI"/>
                <w:color w:val="FFFFFF"/>
                <w:sz w:val="18"/>
                <w:szCs w:val="18"/>
                <w:lang w:eastAsia="zh-CN"/>
              </w:rPr>
              <w:t> </w:t>
            </w:r>
          </w:p>
        </w:tc>
        <w:tc>
          <w:tcPr>
            <w:tcW w:w="1465" w:type="dxa"/>
            <w:tcBorders>
              <w:top w:val="single" w:sz="6" w:space="0" w:color="000000"/>
              <w:left w:val="single" w:sz="6" w:space="0" w:color="000000"/>
              <w:bottom w:val="single" w:sz="6" w:space="0" w:color="000000"/>
              <w:right w:val="single" w:sz="6" w:space="0" w:color="000000"/>
            </w:tcBorders>
            <w:shd w:val="clear" w:color="auto" w:fill="1F4E79"/>
            <w:hideMark/>
          </w:tcPr>
          <w:p w14:paraId="1B43418B" w14:textId="77777777" w:rsidR="00514F9A" w:rsidRPr="00514F9A" w:rsidRDefault="00514F9A" w:rsidP="00514F9A">
            <w:pPr>
              <w:spacing w:after="0" w:line="240" w:lineRule="auto"/>
              <w:textAlignment w:val="baseline"/>
              <w:rPr>
                <w:rFonts w:ascii="Segoe UI" w:eastAsia="Times New Roman" w:hAnsi="Segoe UI" w:cs="Segoe UI"/>
                <w:color w:val="F5F5F5"/>
                <w:sz w:val="18"/>
                <w:szCs w:val="18"/>
                <w:lang w:eastAsia="zh-CN"/>
              </w:rPr>
            </w:pPr>
            <w:r w:rsidRPr="00514F9A">
              <w:rPr>
                <w:rFonts w:eastAsia="Times New Roman" w:cs="Segoe UI"/>
                <w:b/>
                <w:bCs/>
                <w:color w:val="FFFFFF"/>
                <w:sz w:val="18"/>
                <w:szCs w:val="18"/>
                <w:lang w:eastAsia="zh-CN"/>
              </w:rPr>
              <w:t>Consumer(s)</w:t>
            </w:r>
            <w:r w:rsidRPr="00514F9A">
              <w:rPr>
                <w:rFonts w:eastAsia="Times New Roman" w:cs="Segoe UI"/>
                <w:color w:val="FFFFFF"/>
                <w:sz w:val="18"/>
                <w:szCs w:val="18"/>
                <w:lang w:eastAsia="zh-CN"/>
              </w:rPr>
              <w:t> </w:t>
            </w:r>
          </w:p>
        </w:tc>
        <w:tc>
          <w:tcPr>
            <w:tcW w:w="1163" w:type="dxa"/>
            <w:tcBorders>
              <w:top w:val="single" w:sz="6" w:space="0" w:color="000000"/>
              <w:left w:val="single" w:sz="6" w:space="0" w:color="000000"/>
              <w:bottom w:val="single" w:sz="6" w:space="0" w:color="000000"/>
              <w:right w:val="single" w:sz="6" w:space="0" w:color="000000"/>
            </w:tcBorders>
            <w:shd w:val="clear" w:color="auto" w:fill="1F4E79"/>
            <w:hideMark/>
          </w:tcPr>
          <w:p w14:paraId="7E362904" w14:textId="77777777" w:rsidR="00514F9A" w:rsidRPr="00514F9A" w:rsidRDefault="00514F9A" w:rsidP="00514F9A">
            <w:pPr>
              <w:spacing w:after="0" w:line="240" w:lineRule="auto"/>
              <w:textAlignment w:val="baseline"/>
              <w:rPr>
                <w:rFonts w:ascii="Segoe UI" w:eastAsia="Times New Roman" w:hAnsi="Segoe UI" w:cs="Segoe UI"/>
                <w:color w:val="F5F5F5"/>
                <w:sz w:val="18"/>
                <w:szCs w:val="18"/>
                <w:lang w:eastAsia="zh-CN"/>
              </w:rPr>
            </w:pPr>
            <w:r w:rsidRPr="00514F9A">
              <w:rPr>
                <w:rFonts w:eastAsia="Times New Roman" w:cs="Segoe UI"/>
                <w:b/>
                <w:bCs/>
                <w:color w:val="FFFFFF"/>
                <w:sz w:val="18"/>
                <w:szCs w:val="18"/>
                <w:lang w:eastAsia="zh-CN"/>
              </w:rPr>
              <w:t>Purpose</w:t>
            </w:r>
            <w:r w:rsidRPr="00514F9A">
              <w:rPr>
                <w:rFonts w:eastAsia="Times New Roman" w:cs="Segoe UI"/>
                <w:color w:val="FFFFFF"/>
                <w:sz w:val="18"/>
                <w:szCs w:val="18"/>
                <w:lang w:eastAsia="zh-CN"/>
              </w:rPr>
              <w:t> </w:t>
            </w:r>
          </w:p>
        </w:tc>
        <w:tc>
          <w:tcPr>
            <w:tcW w:w="1805" w:type="dxa"/>
            <w:tcBorders>
              <w:top w:val="single" w:sz="6" w:space="0" w:color="000000"/>
              <w:left w:val="single" w:sz="6" w:space="0" w:color="000000"/>
              <w:bottom w:val="single" w:sz="6" w:space="0" w:color="000000"/>
              <w:right w:val="single" w:sz="6" w:space="0" w:color="000000"/>
            </w:tcBorders>
            <w:shd w:val="clear" w:color="auto" w:fill="1F4E79"/>
            <w:hideMark/>
          </w:tcPr>
          <w:p w14:paraId="7ED06F24" w14:textId="77777777" w:rsidR="00514F9A" w:rsidRPr="00514F9A" w:rsidRDefault="00514F9A" w:rsidP="00514F9A">
            <w:pPr>
              <w:spacing w:after="0" w:line="240" w:lineRule="auto"/>
              <w:textAlignment w:val="baseline"/>
              <w:rPr>
                <w:rFonts w:ascii="Segoe UI" w:eastAsia="Times New Roman" w:hAnsi="Segoe UI" w:cs="Segoe UI"/>
                <w:color w:val="F5F5F5"/>
                <w:sz w:val="18"/>
                <w:szCs w:val="18"/>
                <w:lang w:eastAsia="zh-CN"/>
              </w:rPr>
            </w:pPr>
            <w:r w:rsidRPr="00514F9A">
              <w:rPr>
                <w:rFonts w:eastAsia="Times New Roman" w:cs="Segoe UI"/>
                <w:b/>
                <w:bCs/>
                <w:color w:val="FFFFFF"/>
                <w:sz w:val="18"/>
                <w:szCs w:val="18"/>
                <w:lang w:eastAsia="zh-CN"/>
              </w:rPr>
              <w:t>Inputs</w:t>
            </w:r>
            <w:r w:rsidRPr="00514F9A">
              <w:rPr>
                <w:rFonts w:eastAsia="Times New Roman" w:cs="Segoe UI"/>
                <w:color w:val="FFFFFF"/>
                <w:sz w:val="18"/>
                <w:szCs w:val="18"/>
                <w:lang w:eastAsia="zh-CN"/>
              </w:rPr>
              <w:t> </w:t>
            </w:r>
          </w:p>
        </w:tc>
        <w:tc>
          <w:tcPr>
            <w:tcW w:w="1387" w:type="dxa"/>
            <w:tcBorders>
              <w:top w:val="single" w:sz="6" w:space="0" w:color="000000"/>
              <w:left w:val="single" w:sz="6" w:space="0" w:color="000000"/>
              <w:bottom w:val="single" w:sz="6" w:space="0" w:color="000000"/>
              <w:right w:val="single" w:sz="6" w:space="0" w:color="000000"/>
            </w:tcBorders>
            <w:shd w:val="clear" w:color="auto" w:fill="1F4E79"/>
            <w:hideMark/>
          </w:tcPr>
          <w:p w14:paraId="1D44BF7A" w14:textId="77777777" w:rsidR="00514F9A" w:rsidRPr="00514F9A" w:rsidRDefault="00514F9A" w:rsidP="00514F9A">
            <w:pPr>
              <w:spacing w:after="0" w:line="240" w:lineRule="auto"/>
              <w:textAlignment w:val="baseline"/>
              <w:rPr>
                <w:rFonts w:ascii="Segoe UI" w:eastAsia="Times New Roman" w:hAnsi="Segoe UI" w:cs="Segoe UI"/>
                <w:color w:val="F5F5F5"/>
                <w:sz w:val="18"/>
                <w:szCs w:val="18"/>
                <w:lang w:eastAsia="zh-CN"/>
              </w:rPr>
            </w:pPr>
            <w:r w:rsidRPr="00514F9A">
              <w:rPr>
                <w:rFonts w:eastAsia="Times New Roman" w:cs="Segoe UI"/>
                <w:b/>
                <w:bCs/>
                <w:color w:val="FFFFFF"/>
                <w:sz w:val="18"/>
                <w:szCs w:val="18"/>
                <w:lang w:eastAsia="zh-CN"/>
              </w:rPr>
              <w:t>Outputs</w:t>
            </w:r>
            <w:r w:rsidRPr="00514F9A">
              <w:rPr>
                <w:rFonts w:eastAsia="Times New Roman" w:cs="Segoe UI"/>
                <w:color w:val="FFFFFF"/>
                <w:sz w:val="18"/>
                <w:szCs w:val="18"/>
                <w:lang w:eastAsia="zh-CN"/>
              </w:rPr>
              <w:t> </w:t>
            </w:r>
          </w:p>
        </w:tc>
        <w:tc>
          <w:tcPr>
            <w:tcW w:w="1181" w:type="dxa"/>
            <w:tcBorders>
              <w:top w:val="single" w:sz="6" w:space="0" w:color="000000"/>
              <w:left w:val="single" w:sz="6" w:space="0" w:color="000000"/>
              <w:bottom w:val="single" w:sz="6" w:space="0" w:color="000000"/>
              <w:right w:val="single" w:sz="6" w:space="0" w:color="000000"/>
            </w:tcBorders>
            <w:shd w:val="clear" w:color="auto" w:fill="1F4E79"/>
            <w:hideMark/>
          </w:tcPr>
          <w:p w14:paraId="7172677C" w14:textId="77777777" w:rsidR="00514F9A" w:rsidRPr="00514F9A" w:rsidRDefault="00514F9A" w:rsidP="00514F9A">
            <w:pPr>
              <w:spacing w:after="0" w:line="240" w:lineRule="auto"/>
              <w:textAlignment w:val="baseline"/>
              <w:rPr>
                <w:rFonts w:ascii="Segoe UI" w:eastAsia="Times New Roman" w:hAnsi="Segoe UI" w:cs="Segoe UI"/>
                <w:color w:val="F5F5F5"/>
                <w:sz w:val="18"/>
                <w:szCs w:val="18"/>
                <w:lang w:eastAsia="zh-CN"/>
              </w:rPr>
            </w:pPr>
            <w:r w:rsidRPr="00514F9A">
              <w:rPr>
                <w:rFonts w:eastAsia="Times New Roman" w:cs="Segoe UI"/>
                <w:b/>
                <w:bCs/>
                <w:color w:val="FFFFFF"/>
                <w:sz w:val="18"/>
                <w:szCs w:val="18"/>
                <w:lang w:eastAsia="zh-CN"/>
              </w:rPr>
              <w:t>Interface rule</w:t>
            </w:r>
            <w:r w:rsidRPr="00514F9A">
              <w:rPr>
                <w:rFonts w:eastAsia="Times New Roman" w:cs="Segoe UI"/>
                <w:color w:val="FFFFFF"/>
                <w:sz w:val="18"/>
                <w:szCs w:val="18"/>
                <w:lang w:eastAsia="zh-CN"/>
              </w:rPr>
              <w:t> </w:t>
            </w:r>
          </w:p>
        </w:tc>
        <w:tc>
          <w:tcPr>
            <w:tcW w:w="1163" w:type="dxa"/>
            <w:tcBorders>
              <w:top w:val="single" w:sz="6" w:space="0" w:color="000000"/>
              <w:left w:val="single" w:sz="6" w:space="0" w:color="000000"/>
              <w:bottom w:val="single" w:sz="6" w:space="0" w:color="000000"/>
              <w:right w:val="single" w:sz="6" w:space="0" w:color="000000"/>
            </w:tcBorders>
            <w:shd w:val="clear" w:color="auto" w:fill="1F4E79"/>
            <w:hideMark/>
          </w:tcPr>
          <w:p w14:paraId="4CF8FAC7" w14:textId="77777777" w:rsidR="00514F9A" w:rsidRPr="00514F9A" w:rsidRDefault="00514F9A" w:rsidP="00514F9A">
            <w:pPr>
              <w:spacing w:after="0" w:line="240" w:lineRule="auto"/>
              <w:textAlignment w:val="baseline"/>
              <w:rPr>
                <w:rFonts w:ascii="Segoe UI" w:eastAsia="Times New Roman" w:hAnsi="Segoe UI" w:cs="Segoe UI"/>
                <w:color w:val="F5F5F5"/>
                <w:sz w:val="18"/>
                <w:szCs w:val="18"/>
                <w:lang w:eastAsia="zh-CN"/>
              </w:rPr>
            </w:pPr>
            <w:r w:rsidRPr="00514F9A">
              <w:rPr>
                <w:rFonts w:eastAsia="Times New Roman" w:cs="Segoe UI"/>
                <w:b/>
                <w:bCs/>
                <w:color w:val="FFFFFF"/>
                <w:sz w:val="18"/>
                <w:szCs w:val="18"/>
                <w:lang w:eastAsia="zh-CN"/>
              </w:rPr>
              <w:t>Validation rule</w:t>
            </w:r>
            <w:r w:rsidRPr="00514F9A">
              <w:rPr>
                <w:rFonts w:eastAsia="Times New Roman" w:cs="Segoe UI"/>
                <w:color w:val="FFFFFF"/>
                <w:sz w:val="18"/>
                <w:szCs w:val="18"/>
                <w:lang w:eastAsia="zh-CN"/>
              </w:rPr>
              <w:t> </w:t>
            </w:r>
          </w:p>
        </w:tc>
      </w:tr>
      <w:tr w:rsidR="00514F9A" w:rsidRPr="00514F9A" w14:paraId="09007AE2" w14:textId="77777777" w:rsidTr="00B11CD5">
        <w:tc>
          <w:tcPr>
            <w:tcW w:w="1298" w:type="dxa"/>
            <w:tcBorders>
              <w:top w:val="single" w:sz="6" w:space="0" w:color="000000"/>
              <w:left w:val="single" w:sz="6" w:space="0" w:color="000000"/>
              <w:bottom w:val="single" w:sz="6" w:space="0" w:color="000000"/>
              <w:right w:val="single" w:sz="6" w:space="0" w:color="000000"/>
            </w:tcBorders>
            <w:hideMark/>
          </w:tcPr>
          <w:p w14:paraId="1830CD1C"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Line Following Task </w:t>
            </w:r>
          </w:p>
        </w:tc>
        <w:tc>
          <w:tcPr>
            <w:tcW w:w="720" w:type="dxa"/>
            <w:tcBorders>
              <w:top w:val="single" w:sz="6" w:space="0" w:color="000000"/>
              <w:left w:val="single" w:sz="6" w:space="0" w:color="000000"/>
              <w:bottom w:val="single" w:sz="6" w:space="0" w:color="000000"/>
              <w:right w:val="single" w:sz="6" w:space="0" w:color="000000"/>
            </w:tcBorders>
            <w:hideMark/>
          </w:tcPr>
          <w:p w14:paraId="23395E0D"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3 </w:t>
            </w:r>
          </w:p>
        </w:tc>
        <w:tc>
          <w:tcPr>
            <w:tcW w:w="1465" w:type="dxa"/>
            <w:tcBorders>
              <w:top w:val="single" w:sz="6" w:space="0" w:color="000000"/>
              <w:left w:val="single" w:sz="6" w:space="0" w:color="000000"/>
              <w:bottom w:val="single" w:sz="6" w:space="0" w:color="000000"/>
              <w:right w:val="single" w:sz="6" w:space="0" w:color="000000"/>
            </w:tcBorders>
            <w:hideMark/>
          </w:tcPr>
          <w:p w14:paraId="6AD9D902"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Motion Control; Avoidance &amp; Recovery  </w:t>
            </w:r>
          </w:p>
        </w:tc>
        <w:tc>
          <w:tcPr>
            <w:tcW w:w="1163" w:type="dxa"/>
            <w:tcBorders>
              <w:top w:val="single" w:sz="6" w:space="0" w:color="000000"/>
              <w:left w:val="single" w:sz="6" w:space="0" w:color="000000"/>
              <w:bottom w:val="single" w:sz="6" w:space="0" w:color="000000"/>
              <w:right w:val="single" w:sz="6" w:space="0" w:color="000000"/>
            </w:tcBorders>
            <w:hideMark/>
          </w:tcPr>
          <w:p w14:paraId="42671C16"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Read the three digital IR sensors to follow the line and detect when the line is lost or found again. </w:t>
            </w:r>
          </w:p>
        </w:tc>
        <w:tc>
          <w:tcPr>
            <w:tcW w:w="1805" w:type="dxa"/>
            <w:tcBorders>
              <w:top w:val="single" w:sz="6" w:space="0" w:color="000000"/>
              <w:left w:val="single" w:sz="6" w:space="0" w:color="000000"/>
              <w:bottom w:val="single" w:sz="6" w:space="0" w:color="000000"/>
              <w:right w:val="single" w:sz="6" w:space="0" w:color="000000"/>
            </w:tcBorders>
            <w:hideMark/>
          </w:tcPr>
          <w:p w14:paraId="08AD434C"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Digital D0 readings from IR_LEFT, IR_CENTER and IR_RIGHT, plus the agreed navigation mode. </w:t>
            </w:r>
          </w:p>
        </w:tc>
        <w:tc>
          <w:tcPr>
            <w:tcW w:w="1387" w:type="dxa"/>
            <w:tcBorders>
              <w:top w:val="single" w:sz="6" w:space="0" w:color="000000"/>
              <w:left w:val="single" w:sz="6" w:space="0" w:color="000000"/>
              <w:bottom w:val="single" w:sz="6" w:space="0" w:color="000000"/>
              <w:right w:val="single" w:sz="6" w:space="0" w:color="000000"/>
            </w:tcBorders>
            <w:hideMark/>
          </w:tcPr>
          <w:p w14:paraId="79FB8323"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Steering request to Motion Control; line status (on line / lost / reacquired) with timestamp </w:t>
            </w:r>
          </w:p>
        </w:tc>
        <w:tc>
          <w:tcPr>
            <w:tcW w:w="1181" w:type="dxa"/>
            <w:tcBorders>
              <w:top w:val="single" w:sz="6" w:space="0" w:color="000000"/>
              <w:left w:val="single" w:sz="6" w:space="0" w:color="000000"/>
              <w:bottom w:val="single" w:sz="6" w:space="0" w:color="000000"/>
              <w:right w:val="single" w:sz="6" w:space="0" w:color="000000"/>
            </w:tcBorders>
            <w:hideMark/>
          </w:tcPr>
          <w:p w14:paraId="40E2CF53"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Does not control motor PWM. Sends steering requests to Motion Control only during Normal Navigation. </w:t>
            </w:r>
          </w:p>
        </w:tc>
        <w:tc>
          <w:tcPr>
            <w:tcW w:w="1163" w:type="dxa"/>
            <w:tcBorders>
              <w:top w:val="single" w:sz="6" w:space="0" w:color="000000"/>
              <w:left w:val="single" w:sz="6" w:space="0" w:color="000000"/>
              <w:bottom w:val="single" w:sz="6" w:space="0" w:color="000000"/>
              <w:right w:val="single" w:sz="6" w:space="0" w:color="000000"/>
            </w:tcBorders>
            <w:hideMark/>
          </w:tcPr>
          <w:p w14:paraId="5838757F"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Test straight lines, curves, line loss and recovery. </w:t>
            </w:r>
          </w:p>
        </w:tc>
      </w:tr>
      <w:tr w:rsidR="00514F9A" w:rsidRPr="00514F9A" w14:paraId="2334E467" w14:textId="77777777" w:rsidTr="00B11CD5">
        <w:tc>
          <w:tcPr>
            <w:tcW w:w="1298" w:type="dxa"/>
            <w:tcBorders>
              <w:top w:val="single" w:sz="6" w:space="0" w:color="000000"/>
              <w:left w:val="single" w:sz="6" w:space="0" w:color="000000"/>
              <w:bottom w:val="single" w:sz="6" w:space="0" w:color="000000"/>
              <w:right w:val="single" w:sz="6" w:space="0" w:color="000000"/>
            </w:tcBorders>
            <w:hideMark/>
          </w:tcPr>
          <w:p w14:paraId="7276D93C"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Barcode edge capture and ring buffer (IR_RIGHT D0) </w:t>
            </w:r>
          </w:p>
        </w:tc>
        <w:tc>
          <w:tcPr>
            <w:tcW w:w="720" w:type="dxa"/>
            <w:tcBorders>
              <w:top w:val="single" w:sz="6" w:space="0" w:color="000000"/>
              <w:left w:val="single" w:sz="6" w:space="0" w:color="000000"/>
              <w:bottom w:val="single" w:sz="6" w:space="0" w:color="000000"/>
              <w:right w:val="single" w:sz="6" w:space="0" w:color="000000"/>
            </w:tcBorders>
            <w:hideMark/>
          </w:tcPr>
          <w:p w14:paraId="5478C849"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3 </w:t>
            </w:r>
          </w:p>
        </w:tc>
        <w:tc>
          <w:tcPr>
            <w:tcW w:w="1465" w:type="dxa"/>
            <w:tcBorders>
              <w:top w:val="single" w:sz="6" w:space="0" w:color="000000"/>
              <w:left w:val="single" w:sz="6" w:space="0" w:color="000000"/>
              <w:bottom w:val="single" w:sz="6" w:space="0" w:color="000000"/>
              <w:right w:val="single" w:sz="6" w:space="0" w:color="000000"/>
            </w:tcBorders>
            <w:hideMark/>
          </w:tcPr>
          <w:p w14:paraId="38A86B2B"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Barcode Decoding Task </w:t>
            </w:r>
          </w:p>
        </w:tc>
        <w:tc>
          <w:tcPr>
            <w:tcW w:w="1163" w:type="dxa"/>
            <w:tcBorders>
              <w:top w:val="single" w:sz="6" w:space="0" w:color="000000"/>
              <w:left w:val="single" w:sz="6" w:space="0" w:color="000000"/>
              <w:bottom w:val="single" w:sz="6" w:space="0" w:color="000000"/>
              <w:right w:val="single" w:sz="6" w:space="0" w:color="000000"/>
            </w:tcBorders>
            <w:hideMark/>
          </w:tcPr>
          <w:p w14:paraId="30241183"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Record edge times from IR_RIGHT D0 while the car crosses a barcode. </w:t>
            </w:r>
          </w:p>
        </w:tc>
        <w:tc>
          <w:tcPr>
            <w:tcW w:w="1805" w:type="dxa"/>
            <w:tcBorders>
              <w:top w:val="single" w:sz="6" w:space="0" w:color="000000"/>
              <w:left w:val="single" w:sz="6" w:space="0" w:color="000000"/>
              <w:bottom w:val="single" w:sz="6" w:space="0" w:color="000000"/>
              <w:right w:val="single" w:sz="6" w:space="0" w:color="000000"/>
            </w:tcBorders>
            <w:hideMark/>
          </w:tcPr>
          <w:p w14:paraId="72C08D9A"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Digital edge signal from IR_RIGHT D0 and a timer; pin and interrupt behaviour still need checking. </w:t>
            </w:r>
          </w:p>
        </w:tc>
        <w:tc>
          <w:tcPr>
            <w:tcW w:w="1387" w:type="dxa"/>
            <w:tcBorders>
              <w:top w:val="single" w:sz="6" w:space="0" w:color="000000"/>
              <w:left w:val="single" w:sz="6" w:space="0" w:color="000000"/>
              <w:bottom w:val="single" w:sz="6" w:space="0" w:color="000000"/>
              <w:right w:val="single" w:sz="6" w:space="0" w:color="000000"/>
            </w:tcBorders>
            <w:hideMark/>
          </w:tcPr>
          <w:p w14:paraId="600543EE"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Buffered edge timestamps and an overflow flag for Barcode Decoding Task </w:t>
            </w:r>
          </w:p>
        </w:tc>
        <w:tc>
          <w:tcPr>
            <w:tcW w:w="1181" w:type="dxa"/>
            <w:tcBorders>
              <w:top w:val="single" w:sz="6" w:space="0" w:color="000000"/>
              <w:left w:val="single" w:sz="6" w:space="0" w:color="000000"/>
              <w:bottom w:val="single" w:sz="6" w:space="0" w:color="000000"/>
              <w:right w:val="single" w:sz="6" w:space="0" w:color="000000"/>
            </w:tcBorders>
            <w:hideMark/>
          </w:tcPr>
          <w:p w14:paraId="450BEC62"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The interrupt handler only records edge times. It does not decode the barcode or control the motors. Reject incomplete readings. </w:t>
            </w:r>
          </w:p>
        </w:tc>
        <w:tc>
          <w:tcPr>
            <w:tcW w:w="1163" w:type="dxa"/>
            <w:tcBorders>
              <w:top w:val="single" w:sz="6" w:space="0" w:color="000000"/>
              <w:left w:val="single" w:sz="6" w:space="0" w:color="000000"/>
              <w:bottom w:val="single" w:sz="6" w:space="0" w:color="000000"/>
              <w:right w:val="single" w:sz="6" w:space="0" w:color="000000"/>
            </w:tcBorders>
            <w:hideMark/>
          </w:tcPr>
          <w:p w14:paraId="75784D28"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Test barcode reading at different speeds and check for missing edges or buffer overflow. </w:t>
            </w:r>
          </w:p>
        </w:tc>
      </w:tr>
      <w:tr w:rsidR="00514F9A" w:rsidRPr="00514F9A" w14:paraId="4E9DDFA4" w14:textId="77777777" w:rsidTr="00B11CD5">
        <w:tc>
          <w:tcPr>
            <w:tcW w:w="1298" w:type="dxa"/>
            <w:tcBorders>
              <w:top w:val="single" w:sz="6" w:space="0" w:color="000000"/>
              <w:left w:val="single" w:sz="6" w:space="0" w:color="000000"/>
              <w:bottom w:val="single" w:sz="6" w:space="0" w:color="000000"/>
              <w:right w:val="single" w:sz="6" w:space="0" w:color="000000"/>
            </w:tcBorders>
            <w:hideMark/>
          </w:tcPr>
          <w:p w14:paraId="3F2B1A69"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Barcode Decoding Task </w:t>
            </w:r>
          </w:p>
        </w:tc>
        <w:tc>
          <w:tcPr>
            <w:tcW w:w="720" w:type="dxa"/>
            <w:tcBorders>
              <w:top w:val="single" w:sz="6" w:space="0" w:color="000000"/>
              <w:left w:val="single" w:sz="6" w:space="0" w:color="000000"/>
              <w:bottom w:val="single" w:sz="6" w:space="0" w:color="000000"/>
              <w:right w:val="single" w:sz="6" w:space="0" w:color="000000"/>
            </w:tcBorders>
            <w:hideMark/>
          </w:tcPr>
          <w:p w14:paraId="73A1038F"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3 </w:t>
            </w:r>
          </w:p>
        </w:tc>
        <w:tc>
          <w:tcPr>
            <w:tcW w:w="1465" w:type="dxa"/>
            <w:tcBorders>
              <w:top w:val="single" w:sz="6" w:space="0" w:color="000000"/>
              <w:left w:val="single" w:sz="6" w:space="0" w:color="000000"/>
              <w:bottom w:val="single" w:sz="6" w:space="0" w:color="000000"/>
              <w:right w:val="single" w:sz="6" w:space="0" w:color="000000"/>
            </w:tcBorders>
            <w:hideMark/>
          </w:tcPr>
          <w:p w14:paraId="031287DA"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Motion Control (through the command queue) </w:t>
            </w:r>
          </w:p>
        </w:tc>
        <w:tc>
          <w:tcPr>
            <w:tcW w:w="1163" w:type="dxa"/>
            <w:tcBorders>
              <w:top w:val="single" w:sz="6" w:space="0" w:color="000000"/>
              <w:left w:val="single" w:sz="6" w:space="0" w:color="000000"/>
              <w:bottom w:val="single" w:sz="6" w:space="0" w:color="000000"/>
              <w:right w:val="single" w:sz="6" w:space="0" w:color="000000"/>
            </w:tcBorders>
            <w:hideMark/>
          </w:tcPr>
          <w:p w14:paraId="78F27641"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Use the saved edge timings to decode the barcode. </w:t>
            </w:r>
          </w:p>
        </w:tc>
        <w:tc>
          <w:tcPr>
            <w:tcW w:w="1805" w:type="dxa"/>
            <w:tcBorders>
              <w:top w:val="single" w:sz="6" w:space="0" w:color="000000"/>
              <w:left w:val="single" w:sz="6" w:space="0" w:color="000000"/>
              <w:bottom w:val="single" w:sz="6" w:space="0" w:color="000000"/>
              <w:right w:val="single" w:sz="6" w:space="0" w:color="000000"/>
            </w:tcBorders>
            <w:hideMark/>
          </w:tcPr>
          <w:p w14:paraId="08AFA76F"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Buffered edge timings from IR_RIGHT D0. </w:t>
            </w:r>
          </w:p>
        </w:tc>
        <w:tc>
          <w:tcPr>
            <w:tcW w:w="1387" w:type="dxa"/>
            <w:tcBorders>
              <w:top w:val="single" w:sz="6" w:space="0" w:color="000000"/>
              <w:left w:val="single" w:sz="6" w:space="0" w:color="000000"/>
              <w:bottom w:val="single" w:sz="6" w:space="0" w:color="000000"/>
              <w:right w:val="single" w:sz="6" w:space="0" w:color="000000"/>
            </w:tcBorders>
            <w:hideMark/>
          </w:tcPr>
          <w:p w14:paraId="55B7157B"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Decoded command or invalid result </w:t>
            </w:r>
          </w:p>
        </w:tc>
        <w:tc>
          <w:tcPr>
            <w:tcW w:w="1181" w:type="dxa"/>
            <w:tcBorders>
              <w:top w:val="single" w:sz="6" w:space="0" w:color="000000"/>
              <w:left w:val="single" w:sz="6" w:space="0" w:color="000000"/>
              <w:bottom w:val="single" w:sz="6" w:space="0" w:color="000000"/>
              <w:right w:val="single" w:sz="6" w:space="0" w:color="000000"/>
            </w:tcBorders>
            <w:hideMark/>
          </w:tcPr>
          <w:p w14:paraId="6BBFE673"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Does not read the sensor directly or control the motors. An invalid barcode must not produce a command. </w:t>
            </w:r>
          </w:p>
        </w:tc>
        <w:tc>
          <w:tcPr>
            <w:tcW w:w="1163" w:type="dxa"/>
            <w:tcBorders>
              <w:top w:val="single" w:sz="6" w:space="0" w:color="000000"/>
              <w:left w:val="single" w:sz="6" w:space="0" w:color="000000"/>
              <w:bottom w:val="single" w:sz="6" w:space="0" w:color="000000"/>
              <w:right w:val="single" w:sz="6" w:space="0" w:color="000000"/>
            </w:tcBorders>
            <w:hideMark/>
          </w:tcPr>
          <w:p w14:paraId="3BF8B0A8"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Test known and invalid barcodes and check that only valid readings produce a command. </w:t>
            </w:r>
          </w:p>
        </w:tc>
      </w:tr>
      <w:tr w:rsidR="00514F9A" w:rsidRPr="00514F9A" w14:paraId="11FD7167" w14:textId="77777777" w:rsidTr="00B11CD5">
        <w:tc>
          <w:tcPr>
            <w:tcW w:w="1298" w:type="dxa"/>
            <w:tcBorders>
              <w:top w:val="single" w:sz="6" w:space="0" w:color="000000"/>
              <w:left w:val="single" w:sz="6" w:space="0" w:color="000000"/>
              <w:bottom w:val="single" w:sz="6" w:space="0" w:color="000000"/>
              <w:right w:val="single" w:sz="6" w:space="0" w:color="000000"/>
            </w:tcBorders>
            <w:hideMark/>
          </w:tcPr>
          <w:p w14:paraId="199982C7"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Motion Control Task and motion command interface </w:t>
            </w:r>
          </w:p>
        </w:tc>
        <w:tc>
          <w:tcPr>
            <w:tcW w:w="720" w:type="dxa"/>
            <w:tcBorders>
              <w:top w:val="single" w:sz="6" w:space="0" w:color="000000"/>
              <w:left w:val="single" w:sz="6" w:space="0" w:color="000000"/>
              <w:bottom w:val="single" w:sz="6" w:space="0" w:color="000000"/>
              <w:right w:val="single" w:sz="6" w:space="0" w:color="000000"/>
            </w:tcBorders>
            <w:hideMark/>
          </w:tcPr>
          <w:p w14:paraId="313ACADC"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2 </w:t>
            </w:r>
          </w:p>
        </w:tc>
        <w:tc>
          <w:tcPr>
            <w:tcW w:w="1465" w:type="dxa"/>
            <w:tcBorders>
              <w:top w:val="single" w:sz="6" w:space="0" w:color="000000"/>
              <w:left w:val="single" w:sz="6" w:space="0" w:color="000000"/>
              <w:bottom w:val="single" w:sz="6" w:space="0" w:color="000000"/>
              <w:right w:val="single" w:sz="6" w:space="0" w:color="000000"/>
            </w:tcBorders>
            <w:hideMark/>
          </w:tcPr>
          <w:p w14:paraId="37852719"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xml:space="preserve">Line Following Task; Barcode Decoding Task (navigation commands); Avoidance &amp; </w:t>
            </w:r>
            <w:r w:rsidRPr="00514F9A">
              <w:rPr>
                <w:rFonts w:eastAsia="Times New Roman" w:cs="Segoe UI"/>
                <w:sz w:val="18"/>
                <w:szCs w:val="18"/>
                <w:lang w:eastAsia="zh-CN"/>
              </w:rPr>
              <w:lastRenderedPageBreak/>
              <w:t>Recovery Task; WiFi/MQTT Communication Task (supervisory stop/mode requests); Telemetry Collection Task </w:t>
            </w:r>
          </w:p>
        </w:tc>
        <w:tc>
          <w:tcPr>
            <w:tcW w:w="1163" w:type="dxa"/>
            <w:tcBorders>
              <w:top w:val="single" w:sz="6" w:space="0" w:color="000000"/>
              <w:left w:val="single" w:sz="6" w:space="0" w:color="000000"/>
              <w:bottom w:val="single" w:sz="6" w:space="0" w:color="000000"/>
              <w:right w:val="single" w:sz="6" w:space="0" w:color="000000"/>
            </w:tcBorders>
            <w:hideMark/>
          </w:tcPr>
          <w:p w14:paraId="0A39C75F"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lastRenderedPageBreak/>
              <w:t xml:space="preserve">Execute move, turn, steering and stop requests using encoder feedback, and </w:t>
            </w:r>
            <w:r w:rsidRPr="00514F9A">
              <w:rPr>
                <w:rFonts w:eastAsia="Times New Roman" w:cs="Segoe UI"/>
                <w:sz w:val="18"/>
                <w:szCs w:val="18"/>
                <w:lang w:eastAsia="zh-CN"/>
              </w:rPr>
              <w:lastRenderedPageBreak/>
              <w:t>report the result to the requesting task. </w:t>
            </w:r>
          </w:p>
        </w:tc>
        <w:tc>
          <w:tcPr>
            <w:tcW w:w="1805" w:type="dxa"/>
            <w:tcBorders>
              <w:top w:val="single" w:sz="6" w:space="0" w:color="000000"/>
              <w:left w:val="single" w:sz="6" w:space="0" w:color="000000"/>
              <w:bottom w:val="single" w:sz="6" w:space="0" w:color="000000"/>
              <w:right w:val="single" w:sz="6" w:space="0" w:color="000000"/>
            </w:tcBorders>
            <w:hideMark/>
          </w:tcPr>
          <w:p w14:paraId="65A24075"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lastRenderedPageBreak/>
              <w:t xml:space="preserve">Prioritised motion requests: line/steering, barcode navigation, obstacle avoidance and supervisory </w:t>
            </w:r>
            <w:r w:rsidRPr="00514F9A">
              <w:rPr>
                <w:rFonts w:eastAsia="Times New Roman" w:cs="Segoe UI"/>
                <w:sz w:val="18"/>
                <w:szCs w:val="18"/>
                <w:lang w:eastAsia="zh-CN"/>
              </w:rPr>
              <w:lastRenderedPageBreak/>
              <w:t>stop/mode; wheel speed and distance from the encoder module; Fault flag; current system mode (Normal Navigation / Navigation Action / Obstacle Handling / Safe Stop) from the team-defined state interface. </w:t>
            </w:r>
          </w:p>
          <w:p w14:paraId="1C8FA425" w14:textId="77777777" w:rsidR="00514F9A" w:rsidRPr="00514F9A" w:rsidRDefault="00514F9A" w:rsidP="00514F9A">
            <w:pPr>
              <w:spacing w:after="0" w:line="240" w:lineRule="auto"/>
              <w:ind w:firstLine="825"/>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tc>
        <w:tc>
          <w:tcPr>
            <w:tcW w:w="1387" w:type="dxa"/>
            <w:tcBorders>
              <w:top w:val="single" w:sz="6" w:space="0" w:color="000000"/>
              <w:left w:val="single" w:sz="6" w:space="0" w:color="000000"/>
              <w:bottom w:val="single" w:sz="6" w:space="0" w:color="000000"/>
              <w:right w:val="single" w:sz="6" w:space="0" w:color="000000"/>
            </w:tcBorders>
            <w:hideMark/>
          </w:tcPr>
          <w:p w14:paraId="4D98D889"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lastRenderedPageBreak/>
              <w:t xml:space="preserve">Motor speed and direction targets for the motor driver; motion status (Idle / Moving Straight / </w:t>
            </w:r>
            <w:r w:rsidRPr="00514F9A">
              <w:rPr>
                <w:rFonts w:eastAsia="Times New Roman" w:cs="Segoe UI"/>
                <w:sz w:val="18"/>
                <w:szCs w:val="18"/>
                <w:lang w:eastAsia="zh-CN"/>
              </w:rPr>
              <w:lastRenderedPageBreak/>
              <w:t>Turning / Fault); motion-complete result (done / aborted / fault); speed, distance and state for telemetry. </w:t>
            </w:r>
          </w:p>
        </w:tc>
        <w:tc>
          <w:tcPr>
            <w:tcW w:w="1181" w:type="dxa"/>
            <w:tcBorders>
              <w:top w:val="single" w:sz="6" w:space="0" w:color="000000"/>
              <w:left w:val="single" w:sz="6" w:space="0" w:color="000000"/>
              <w:bottom w:val="single" w:sz="6" w:space="0" w:color="000000"/>
              <w:right w:val="single" w:sz="6" w:space="0" w:color="000000"/>
            </w:tcBorders>
            <w:hideMark/>
          </w:tcPr>
          <w:p w14:paraId="7BB7E957"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lastRenderedPageBreak/>
              <w:t xml:space="preserve">Sole owner of motor PWM and direction, and no other module writes motor outputs. </w:t>
            </w:r>
            <w:r w:rsidRPr="00514F9A">
              <w:rPr>
                <w:rFonts w:eastAsia="Times New Roman" w:cs="Segoe UI"/>
                <w:sz w:val="18"/>
                <w:szCs w:val="18"/>
                <w:lang w:eastAsia="zh-CN"/>
              </w:rPr>
              <w:lastRenderedPageBreak/>
              <w:t>Command priority is Safe Stop/Fault &gt; Obstacle Avoidance &gt; Barcode Navigation &gt; Normal Line Following. Steering requests are accepted only during Normal Navigation. stop() bypasses the queue, flushes queued commands and takes effect within 100 ms. Invalid or out-of-range requests are rejected. Fault disables motor output. </w:t>
            </w:r>
          </w:p>
        </w:tc>
        <w:tc>
          <w:tcPr>
            <w:tcW w:w="1163" w:type="dxa"/>
            <w:tcBorders>
              <w:top w:val="single" w:sz="6" w:space="0" w:color="000000"/>
              <w:left w:val="single" w:sz="6" w:space="0" w:color="000000"/>
              <w:bottom w:val="single" w:sz="6" w:space="0" w:color="000000"/>
              <w:right w:val="single" w:sz="6" w:space="0" w:color="000000"/>
            </w:tcBorders>
            <w:hideMark/>
          </w:tcPr>
          <w:p w14:paraId="597FAC2F"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lastRenderedPageBreak/>
              <w:t xml:space="preserve">Test move distance and turn angle, stop() latency, and simultaneous </w:t>
            </w:r>
            <w:r w:rsidRPr="00514F9A">
              <w:rPr>
                <w:rFonts w:eastAsia="Times New Roman" w:cs="Segoe UI"/>
                <w:sz w:val="18"/>
                <w:szCs w:val="18"/>
                <w:lang w:eastAsia="zh-CN"/>
              </w:rPr>
              <w:lastRenderedPageBreak/>
              <w:t>commands from several tasks to check priority and queue flushing. Inject encoder faults and stalls to check the fault state, retry limit and the aborted/fault result. </w:t>
            </w:r>
          </w:p>
        </w:tc>
      </w:tr>
      <w:tr w:rsidR="00514F9A" w:rsidRPr="00514F9A" w14:paraId="63C0CA48" w14:textId="77777777" w:rsidTr="00B11CD5">
        <w:tc>
          <w:tcPr>
            <w:tcW w:w="1298" w:type="dxa"/>
            <w:tcBorders>
              <w:top w:val="single" w:sz="6" w:space="0" w:color="000000"/>
              <w:left w:val="single" w:sz="6" w:space="0" w:color="000000"/>
              <w:bottom w:val="single" w:sz="6" w:space="0" w:color="000000"/>
              <w:right w:val="single" w:sz="6" w:space="0" w:color="000000"/>
            </w:tcBorders>
            <w:hideMark/>
          </w:tcPr>
          <w:p w14:paraId="42F4263A"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lastRenderedPageBreak/>
              <w:t>Encoder ISR and tick counter </w:t>
            </w:r>
          </w:p>
        </w:tc>
        <w:tc>
          <w:tcPr>
            <w:tcW w:w="720" w:type="dxa"/>
            <w:tcBorders>
              <w:top w:val="single" w:sz="6" w:space="0" w:color="000000"/>
              <w:left w:val="single" w:sz="6" w:space="0" w:color="000000"/>
              <w:bottom w:val="single" w:sz="6" w:space="0" w:color="000000"/>
              <w:right w:val="single" w:sz="6" w:space="0" w:color="000000"/>
            </w:tcBorders>
            <w:hideMark/>
          </w:tcPr>
          <w:p w14:paraId="2B6B668C"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2 </w:t>
            </w:r>
          </w:p>
        </w:tc>
        <w:tc>
          <w:tcPr>
            <w:tcW w:w="1465" w:type="dxa"/>
            <w:tcBorders>
              <w:top w:val="single" w:sz="6" w:space="0" w:color="000000"/>
              <w:left w:val="single" w:sz="6" w:space="0" w:color="000000"/>
              <w:bottom w:val="single" w:sz="6" w:space="0" w:color="000000"/>
              <w:right w:val="single" w:sz="6" w:space="0" w:color="000000"/>
            </w:tcBorders>
            <w:hideMark/>
          </w:tcPr>
          <w:p w14:paraId="5249DCC7"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Motion Control Task; Telemetry Collection Task (through motion status) </w:t>
            </w:r>
          </w:p>
        </w:tc>
        <w:tc>
          <w:tcPr>
            <w:tcW w:w="1163" w:type="dxa"/>
            <w:tcBorders>
              <w:top w:val="single" w:sz="6" w:space="0" w:color="000000"/>
              <w:left w:val="single" w:sz="6" w:space="0" w:color="000000"/>
              <w:bottom w:val="single" w:sz="6" w:space="0" w:color="000000"/>
              <w:right w:val="single" w:sz="6" w:space="0" w:color="000000"/>
            </w:tcBorders>
            <w:hideMark/>
          </w:tcPr>
          <w:p w14:paraId="76A7A8EA"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Count wheel encoder edges for the left and right wheels and provide tick counts for speed and distance estimation. </w:t>
            </w:r>
          </w:p>
        </w:tc>
        <w:tc>
          <w:tcPr>
            <w:tcW w:w="1805" w:type="dxa"/>
            <w:tcBorders>
              <w:top w:val="single" w:sz="6" w:space="0" w:color="000000"/>
              <w:left w:val="single" w:sz="6" w:space="0" w:color="000000"/>
              <w:bottom w:val="single" w:sz="6" w:space="0" w:color="000000"/>
              <w:right w:val="single" w:sz="6" w:space="0" w:color="000000"/>
            </w:tcBorders>
            <w:hideMark/>
          </w:tcPr>
          <w:p w14:paraId="1908050F"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Encoder A/B edge signals: left on GP0/GP1 and right on GP7/GP28. </w:t>
            </w:r>
          </w:p>
        </w:tc>
        <w:tc>
          <w:tcPr>
            <w:tcW w:w="1387" w:type="dxa"/>
            <w:tcBorders>
              <w:top w:val="single" w:sz="6" w:space="0" w:color="000000"/>
              <w:left w:val="single" w:sz="6" w:space="0" w:color="000000"/>
              <w:bottom w:val="single" w:sz="6" w:space="0" w:color="000000"/>
              <w:right w:val="single" w:sz="6" w:space="0" w:color="000000"/>
            </w:tcBorders>
            <w:hideMark/>
          </w:tcPr>
          <w:p w14:paraId="63B6C113"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Tick count and direction per wheel; encoder fault flag (no ticks while motors are driven). </w:t>
            </w:r>
          </w:p>
          <w:p w14:paraId="7519F1AE"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p w14:paraId="7F59A31B"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p w14:paraId="2CD34F9A"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p w14:paraId="41A1861C"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p w14:paraId="6CA2BEBB"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p w14:paraId="3A7BEE9D"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tc>
        <w:tc>
          <w:tcPr>
            <w:tcW w:w="1181" w:type="dxa"/>
            <w:tcBorders>
              <w:top w:val="single" w:sz="6" w:space="0" w:color="000000"/>
              <w:left w:val="single" w:sz="6" w:space="0" w:color="000000"/>
              <w:bottom w:val="single" w:sz="6" w:space="0" w:color="000000"/>
              <w:right w:val="single" w:sz="6" w:space="0" w:color="000000"/>
            </w:tcBorders>
            <w:hideMark/>
          </w:tcPr>
          <w:p w14:paraId="3F7DDF6B"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xml:space="preserve">The interrupt handler only updates counters, with no PID, motor control or blocking calls. Counts are read atomically by Motion Control. The shared GPIO interrupt handler must be agreed with the other buddies, because the RP2040 allows one GPIO callback per core. Left encoder on GP0/GP1 (default UART0 pins), so debug output must use USB, not UART0 (to confirm on the board). The right encoder on GP28 may be affected by </w:t>
            </w:r>
            <w:r w:rsidRPr="00514F9A">
              <w:rPr>
                <w:rFonts w:eastAsia="Times New Roman" w:cs="Segoe UI"/>
                <w:sz w:val="18"/>
                <w:szCs w:val="18"/>
                <w:lang w:eastAsia="zh-CN"/>
              </w:rPr>
              <w:lastRenderedPageBreak/>
              <w:t>the VBAT jumper position; to verify against the Robo Pico schematic and on the board. </w:t>
            </w:r>
          </w:p>
        </w:tc>
        <w:tc>
          <w:tcPr>
            <w:tcW w:w="1163" w:type="dxa"/>
            <w:tcBorders>
              <w:top w:val="single" w:sz="6" w:space="0" w:color="000000"/>
              <w:left w:val="single" w:sz="6" w:space="0" w:color="000000"/>
              <w:bottom w:val="single" w:sz="6" w:space="0" w:color="000000"/>
              <w:right w:val="single" w:sz="6" w:space="0" w:color="000000"/>
            </w:tcBorders>
            <w:hideMark/>
          </w:tcPr>
          <w:p w14:paraId="5AF0D24D"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lastRenderedPageBreak/>
              <w:t>Rotate each wheel a known number of turns and compare counts. Run at creep, mid and maximum speed and check for missed or noisy counts. Confirm GP28 and GP0/GP1 give clean edges with USB-only debug output running, and with the VBAT jumper in the position the schematic requires. </w:t>
            </w:r>
          </w:p>
        </w:tc>
      </w:tr>
      <w:tr w:rsidR="00514F9A" w:rsidRPr="00514F9A" w14:paraId="25D08A01" w14:textId="77777777" w:rsidTr="00B11CD5">
        <w:tc>
          <w:tcPr>
            <w:tcW w:w="1298" w:type="dxa"/>
            <w:tcBorders>
              <w:top w:val="single" w:sz="6" w:space="0" w:color="000000"/>
              <w:left w:val="single" w:sz="6" w:space="0" w:color="000000"/>
              <w:bottom w:val="single" w:sz="6" w:space="0" w:color="000000"/>
              <w:right w:val="single" w:sz="6" w:space="0" w:color="000000"/>
            </w:tcBorders>
            <w:hideMark/>
          </w:tcPr>
          <w:p w14:paraId="761D2516"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Motor driver and PID speed control </w:t>
            </w:r>
          </w:p>
        </w:tc>
        <w:tc>
          <w:tcPr>
            <w:tcW w:w="720" w:type="dxa"/>
            <w:tcBorders>
              <w:top w:val="single" w:sz="6" w:space="0" w:color="000000"/>
              <w:left w:val="single" w:sz="6" w:space="0" w:color="000000"/>
              <w:bottom w:val="single" w:sz="6" w:space="0" w:color="000000"/>
              <w:right w:val="single" w:sz="6" w:space="0" w:color="000000"/>
            </w:tcBorders>
            <w:hideMark/>
          </w:tcPr>
          <w:p w14:paraId="5724C3A3"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2 </w:t>
            </w:r>
          </w:p>
        </w:tc>
        <w:tc>
          <w:tcPr>
            <w:tcW w:w="1465" w:type="dxa"/>
            <w:tcBorders>
              <w:top w:val="single" w:sz="6" w:space="0" w:color="000000"/>
              <w:left w:val="single" w:sz="6" w:space="0" w:color="000000"/>
              <w:bottom w:val="single" w:sz="6" w:space="0" w:color="000000"/>
              <w:right w:val="single" w:sz="6" w:space="0" w:color="000000"/>
            </w:tcBorders>
            <w:hideMark/>
          </w:tcPr>
          <w:p w14:paraId="38722DCA"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Motion Control Task </w:t>
            </w:r>
          </w:p>
        </w:tc>
        <w:tc>
          <w:tcPr>
            <w:tcW w:w="1163" w:type="dxa"/>
            <w:tcBorders>
              <w:top w:val="single" w:sz="6" w:space="0" w:color="000000"/>
              <w:left w:val="single" w:sz="6" w:space="0" w:color="000000"/>
              <w:bottom w:val="single" w:sz="6" w:space="0" w:color="000000"/>
              <w:right w:val="single" w:sz="6" w:space="0" w:color="000000"/>
            </w:tcBorders>
            <w:hideMark/>
          </w:tcPr>
          <w:p w14:paraId="0F53759A"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Convert wheel speed targets into PWM and direction signals for the on-board motor driver and hold the target speed with PID control. </w:t>
            </w:r>
          </w:p>
        </w:tc>
        <w:tc>
          <w:tcPr>
            <w:tcW w:w="1805" w:type="dxa"/>
            <w:tcBorders>
              <w:top w:val="single" w:sz="6" w:space="0" w:color="000000"/>
              <w:left w:val="single" w:sz="6" w:space="0" w:color="000000"/>
              <w:bottom w:val="single" w:sz="6" w:space="0" w:color="000000"/>
              <w:right w:val="single" w:sz="6" w:space="0" w:color="000000"/>
            </w:tcBorders>
            <w:hideMark/>
          </w:tcPr>
          <w:p w14:paraId="0FD358E9"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Left and right wheel speed targets; measured speed from the encoder module; Fault/stop request. </w:t>
            </w:r>
          </w:p>
        </w:tc>
        <w:tc>
          <w:tcPr>
            <w:tcW w:w="1387" w:type="dxa"/>
            <w:tcBorders>
              <w:top w:val="single" w:sz="6" w:space="0" w:color="000000"/>
              <w:left w:val="single" w:sz="6" w:space="0" w:color="000000"/>
              <w:bottom w:val="single" w:sz="6" w:space="0" w:color="000000"/>
              <w:right w:val="single" w:sz="6" w:space="0" w:color="000000"/>
            </w:tcBorders>
            <w:hideMark/>
          </w:tcPr>
          <w:p w14:paraId="3A068C75"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PWM duty and direction on GP8/GP9 (left motor) and GP10/GP11 (right motor). </w:t>
            </w:r>
          </w:p>
        </w:tc>
        <w:tc>
          <w:tcPr>
            <w:tcW w:w="1181" w:type="dxa"/>
            <w:tcBorders>
              <w:top w:val="single" w:sz="6" w:space="0" w:color="000000"/>
              <w:left w:val="single" w:sz="6" w:space="0" w:color="000000"/>
              <w:bottom w:val="single" w:sz="6" w:space="0" w:color="000000"/>
              <w:right w:val="single" w:sz="6" w:space="0" w:color="000000"/>
            </w:tcBorders>
            <w:hideMark/>
          </w:tcPr>
          <w:p w14:paraId="2847259E"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The only module that writes motor pins. Output is limited to a safe PWM range, and PWM is forced to zero in Fault and on stop(). PID runs inside the Motion Control Task period, not in an interrupt. </w:t>
            </w:r>
          </w:p>
        </w:tc>
        <w:tc>
          <w:tcPr>
            <w:tcW w:w="1163" w:type="dxa"/>
            <w:tcBorders>
              <w:top w:val="single" w:sz="6" w:space="0" w:color="000000"/>
              <w:left w:val="single" w:sz="6" w:space="0" w:color="000000"/>
              <w:bottom w:val="single" w:sz="6" w:space="0" w:color="000000"/>
              <w:right w:val="single" w:sz="6" w:space="0" w:color="000000"/>
            </w:tcBorders>
            <w:hideMark/>
          </w:tcPr>
          <w:p w14:paraId="4C7AF251"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Run step-response and PID tuning tests at several speeds and check straight-line deviation. Check that stop() and Fault force PWM to zero. </w:t>
            </w:r>
          </w:p>
          <w:p w14:paraId="23AEF80D"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p w14:paraId="0A6ED069"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p w14:paraId="583DFCC6"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p w14:paraId="5D170D59"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p w14:paraId="5867EBDE"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 </w:t>
            </w:r>
          </w:p>
        </w:tc>
      </w:tr>
      <w:tr w:rsidR="00514F9A" w:rsidRPr="00514F9A" w14:paraId="73557902" w14:textId="77777777" w:rsidTr="00B11CD5">
        <w:trPr>
          <w:trHeight w:val="285"/>
        </w:trPr>
        <w:tc>
          <w:tcPr>
            <w:tcW w:w="1298" w:type="dxa"/>
            <w:tcBorders>
              <w:top w:val="single" w:sz="6" w:space="0" w:color="000000"/>
              <w:left w:val="single" w:sz="6" w:space="0" w:color="000000"/>
              <w:bottom w:val="single" w:sz="6" w:space="0" w:color="000000"/>
              <w:right w:val="single" w:sz="6" w:space="0" w:color="000000"/>
            </w:tcBorders>
            <w:hideMark/>
          </w:tcPr>
          <w:p w14:paraId="4C4B007C"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Obstacle  profile </w:t>
            </w:r>
          </w:p>
        </w:tc>
        <w:tc>
          <w:tcPr>
            <w:tcW w:w="720" w:type="dxa"/>
            <w:tcBorders>
              <w:top w:val="single" w:sz="6" w:space="0" w:color="000000"/>
              <w:left w:val="single" w:sz="6" w:space="0" w:color="000000"/>
              <w:bottom w:val="single" w:sz="6" w:space="0" w:color="000000"/>
              <w:right w:val="single" w:sz="6" w:space="0" w:color="000000"/>
            </w:tcBorders>
            <w:hideMark/>
          </w:tcPr>
          <w:p w14:paraId="745E70C2"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5 </w:t>
            </w:r>
          </w:p>
        </w:tc>
        <w:tc>
          <w:tcPr>
            <w:tcW w:w="1465" w:type="dxa"/>
            <w:tcBorders>
              <w:top w:val="single" w:sz="6" w:space="0" w:color="000000"/>
              <w:left w:val="single" w:sz="6" w:space="0" w:color="000000"/>
              <w:bottom w:val="single" w:sz="6" w:space="0" w:color="000000"/>
              <w:right w:val="single" w:sz="6" w:space="0" w:color="000000"/>
            </w:tcBorders>
            <w:hideMark/>
          </w:tcPr>
          <w:p w14:paraId="6618A8E7"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Avoidance &amp; Recovery </w:t>
            </w:r>
          </w:p>
        </w:tc>
        <w:tc>
          <w:tcPr>
            <w:tcW w:w="1163" w:type="dxa"/>
            <w:tcBorders>
              <w:top w:val="single" w:sz="6" w:space="0" w:color="000000"/>
              <w:left w:val="single" w:sz="6" w:space="0" w:color="000000"/>
              <w:bottom w:val="single" w:sz="6" w:space="0" w:color="000000"/>
              <w:right w:val="single" w:sz="6" w:space="0" w:color="000000"/>
            </w:tcBorders>
            <w:hideMark/>
          </w:tcPr>
          <w:p w14:paraId="5B148B72"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Convert scan measurements into obstacle position, width and clearance estimates </w:t>
            </w:r>
          </w:p>
        </w:tc>
        <w:tc>
          <w:tcPr>
            <w:tcW w:w="1805" w:type="dxa"/>
            <w:tcBorders>
              <w:top w:val="single" w:sz="6" w:space="0" w:color="000000"/>
              <w:left w:val="single" w:sz="6" w:space="0" w:color="000000"/>
              <w:bottom w:val="single" w:sz="6" w:space="0" w:color="000000"/>
              <w:right w:val="single" w:sz="6" w:space="0" w:color="000000"/>
            </w:tcBorders>
            <w:hideMark/>
          </w:tcPr>
          <w:p w14:paraId="3E3672F9"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Validated ultrasonic angle-distance samples </w:t>
            </w:r>
          </w:p>
        </w:tc>
        <w:tc>
          <w:tcPr>
            <w:tcW w:w="1387" w:type="dxa"/>
            <w:tcBorders>
              <w:top w:val="single" w:sz="6" w:space="0" w:color="000000"/>
              <w:left w:val="single" w:sz="6" w:space="0" w:color="000000"/>
              <w:bottom w:val="single" w:sz="6" w:space="0" w:color="000000"/>
              <w:right w:val="single" w:sz="6" w:space="0" w:color="000000"/>
            </w:tcBorders>
            <w:hideMark/>
          </w:tcPr>
          <w:p w14:paraId="49E59D23"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Obstacle profile, validity status </w:t>
            </w:r>
          </w:p>
        </w:tc>
        <w:tc>
          <w:tcPr>
            <w:tcW w:w="1181" w:type="dxa"/>
            <w:tcBorders>
              <w:top w:val="single" w:sz="6" w:space="0" w:color="000000"/>
              <w:left w:val="single" w:sz="6" w:space="0" w:color="000000"/>
              <w:bottom w:val="single" w:sz="6" w:space="0" w:color="000000"/>
              <w:right w:val="single" w:sz="6" w:space="0" w:color="000000"/>
            </w:tcBorders>
            <w:hideMark/>
          </w:tcPr>
          <w:p w14:paraId="08CA2A06"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Invalid or incomplete scan data must not produce a trusted avoidance profile </w:t>
            </w:r>
          </w:p>
        </w:tc>
        <w:tc>
          <w:tcPr>
            <w:tcW w:w="1163" w:type="dxa"/>
            <w:tcBorders>
              <w:top w:val="single" w:sz="6" w:space="0" w:color="000000"/>
              <w:left w:val="single" w:sz="6" w:space="0" w:color="000000"/>
              <w:bottom w:val="single" w:sz="6" w:space="0" w:color="000000"/>
              <w:right w:val="single" w:sz="6" w:space="0" w:color="000000"/>
            </w:tcBorders>
            <w:hideMark/>
          </w:tcPr>
          <w:p w14:paraId="4EBAE7A5"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Test profiles against known obstacle dimensions and invalid samples </w:t>
            </w:r>
          </w:p>
        </w:tc>
      </w:tr>
      <w:tr w:rsidR="00514F9A" w:rsidRPr="00514F9A" w14:paraId="54AF28A6" w14:textId="77777777" w:rsidTr="00B11CD5">
        <w:trPr>
          <w:trHeight w:val="285"/>
        </w:trPr>
        <w:tc>
          <w:tcPr>
            <w:tcW w:w="1298" w:type="dxa"/>
            <w:tcBorders>
              <w:top w:val="single" w:sz="6" w:space="0" w:color="000000"/>
              <w:left w:val="single" w:sz="6" w:space="0" w:color="000000"/>
              <w:bottom w:val="single" w:sz="6" w:space="0" w:color="000000"/>
              <w:right w:val="single" w:sz="6" w:space="0" w:color="000000"/>
            </w:tcBorders>
            <w:hideMark/>
          </w:tcPr>
          <w:p w14:paraId="31103A4A"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Avoidance &amp; recovery </w:t>
            </w:r>
          </w:p>
        </w:tc>
        <w:tc>
          <w:tcPr>
            <w:tcW w:w="720" w:type="dxa"/>
            <w:tcBorders>
              <w:top w:val="single" w:sz="6" w:space="0" w:color="000000"/>
              <w:left w:val="single" w:sz="6" w:space="0" w:color="000000"/>
              <w:bottom w:val="single" w:sz="6" w:space="0" w:color="000000"/>
              <w:right w:val="single" w:sz="6" w:space="0" w:color="000000"/>
            </w:tcBorders>
            <w:hideMark/>
          </w:tcPr>
          <w:p w14:paraId="5698E666"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5 </w:t>
            </w:r>
          </w:p>
        </w:tc>
        <w:tc>
          <w:tcPr>
            <w:tcW w:w="1465" w:type="dxa"/>
            <w:tcBorders>
              <w:top w:val="single" w:sz="6" w:space="0" w:color="000000"/>
              <w:left w:val="single" w:sz="6" w:space="0" w:color="000000"/>
              <w:bottom w:val="single" w:sz="6" w:space="0" w:color="000000"/>
              <w:right w:val="single" w:sz="6" w:space="0" w:color="000000"/>
            </w:tcBorders>
            <w:hideMark/>
          </w:tcPr>
          <w:p w14:paraId="42CBB5C4"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Motion Control, Line Following </w:t>
            </w:r>
          </w:p>
        </w:tc>
        <w:tc>
          <w:tcPr>
            <w:tcW w:w="1163" w:type="dxa"/>
            <w:tcBorders>
              <w:top w:val="single" w:sz="6" w:space="0" w:color="000000"/>
              <w:left w:val="single" w:sz="6" w:space="0" w:color="000000"/>
              <w:bottom w:val="single" w:sz="6" w:space="0" w:color="000000"/>
              <w:right w:val="single" w:sz="6" w:space="0" w:color="000000"/>
            </w:tcBorders>
            <w:hideMark/>
          </w:tcPr>
          <w:p w14:paraId="1C08EA76"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Select avoidance actions and coordinate line reacquisition </w:t>
            </w:r>
          </w:p>
        </w:tc>
        <w:tc>
          <w:tcPr>
            <w:tcW w:w="1805" w:type="dxa"/>
            <w:tcBorders>
              <w:top w:val="single" w:sz="6" w:space="0" w:color="000000"/>
              <w:left w:val="single" w:sz="6" w:space="0" w:color="000000"/>
              <w:bottom w:val="single" w:sz="6" w:space="0" w:color="000000"/>
              <w:right w:val="single" w:sz="6" w:space="0" w:color="000000"/>
            </w:tcBorders>
            <w:hideMark/>
          </w:tcPr>
          <w:p w14:paraId="1D176492"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Obstacle profile, motion completion and line status </w:t>
            </w:r>
          </w:p>
        </w:tc>
        <w:tc>
          <w:tcPr>
            <w:tcW w:w="1387" w:type="dxa"/>
            <w:tcBorders>
              <w:top w:val="single" w:sz="6" w:space="0" w:color="000000"/>
              <w:left w:val="single" w:sz="6" w:space="0" w:color="000000"/>
              <w:bottom w:val="single" w:sz="6" w:space="0" w:color="000000"/>
              <w:right w:val="single" w:sz="6" w:space="0" w:color="000000"/>
            </w:tcBorders>
            <w:hideMark/>
          </w:tcPr>
          <w:p w14:paraId="2579F541"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High-level movement requests, recovery/fault events </w:t>
            </w:r>
          </w:p>
        </w:tc>
        <w:tc>
          <w:tcPr>
            <w:tcW w:w="1181" w:type="dxa"/>
            <w:tcBorders>
              <w:top w:val="single" w:sz="6" w:space="0" w:color="000000"/>
              <w:left w:val="single" w:sz="6" w:space="0" w:color="000000"/>
              <w:bottom w:val="single" w:sz="6" w:space="0" w:color="000000"/>
              <w:right w:val="single" w:sz="6" w:space="0" w:color="000000"/>
            </w:tcBorders>
            <w:hideMark/>
          </w:tcPr>
          <w:p w14:paraId="52C28BA4"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5 does not control motor PWM directly; line recovery uses Buddy 3 status </w:t>
            </w:r>
          </w:p>
        </w:tc>
        <w:tc>
          <w:tcPr>
            <w:tcW w:w="1163" w:type="dxa"/>
            <w:tcBorders>
              <w:top w:val="single" w:sz="6" w:space="0" w:color="000000"/>
              <w:left w:val="single" w:sz="6" w:space="0" w:color="000000"/>
              <w:bottom w:val="single" w:sz="6" w:space="0" w:color="000000"/>
              <w:right w:val="single" w:sz="6" w:space="0" w:color="000000"/>
            </w:tcBorders>
            <w:hideMark/>
          </w:tcPr>
          <w:p w14:paraId="0C73E1EE"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Obstacle detection, avoidance, line recovery and failed-recovery tests </w:t>
            </w:r>
          </w:p>
        </w:tc>
      </w:tr>
      <w:tr w:rsidR="00514F9A" w:rsidRPr="00514F9A" w14:paraId="6E0F06BB" w14:textId="77777777" w:rsidTr="00B11CD5">
        <w:trPr>
          <w:trHeight w:val="285"/>
        </w:trPr>
        <w:tc>
          <w:tcPr>
            <w:tcW w:w="1298" w:type="dxa"/>
            <w:tcBorders>
              <w:top w:val="single" w:sz="6" w:space="0" w:color="000000"/>
              <w:left w:val="single" w:sz="6" w:space="0" w:color="000000"/>
              <w:bottom w:val="single" w:sz="6" w:space="0" w:color="000000"/>
              <w:right w:val="single" w:sz="6" w:space="0" w:color="000000"/>
            </w:tcBorders>
            <w:hideMark/>
          </w:tcPr>
          <w:p w14:paraId="5EB74331"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Obstacle scanning </w:t>
            </w:r>
          </w:p>
        </w:tc>
        <w:tc>
          <w:tcPr>
            <w:tcW w:w="720" w:type="dxa"/>
            <w:tcBorders>
              <w:top w:val="single" w:sz="6" w:space="0" w:color="000000"/>
              <w:left w:val="single" w:sz="6" w:space="0" w:color="000000"/>
              <w:bottom w:val="single" w:sz="6" w:space="0" w:color="000000"/>
              <w:right w:val="single" w:sz="6" w:space="0" w:color="000000"/>
            </w:tcBorders>
            <w:hideMark/>
          </w:tcPr>
          <w:p w14:paraId="3799954E"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5 </w:t>
            </w:r>
          </w:p>
        </w:tc>
        <w:tc>
          <w:tcPr>
            <w:tcW w:w="1465" w:type="dxa"/>
            <w:tcBorders>
              <w:top w:val="single" w:sz="6" w:space="0" w:color="000000"/>
              <w:left w:val="single" w:sz="6" w:space="0" w:color="000000"/>
              <w:bottom w:val="single" w:sz="6" w:space="0" w:color="000000"/>
              <w:right w:val="single" w:sz="6" w:space="0" w:color="000000"/>
            </w:tcBorders>
            <w:hideMark/>
          </w:tcPr>
          <w:p w14:paraId="1A019766"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Obstacle Profile </w:t>
            </w:r>
          </w:p>
        </w:tc>
        <w:tc>
          <w:tcPr>
            <w:tcW w:w="1163" w:type="dxa"/>
            <w:tcBorders>
              <w:top w:val="single" w:sz="6" w:space="0" w:color="000000"/>
              <w:left w:val="single" w:sz="6" w:space="0" w:color="000000"/>
              <w:bottom w:val="single" w:sz="6" w:space="0" w:color="000000"/>
              <w:right w:val="single" w:sz="6" w:space="0" w:color="000000"/>
            </w:tcBorders>
            <w:hideMark/>
          </w:tcPr>
          <w:p w14:paraId="4A19D129"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Control servo scanning and acquire ultrasonic samples </w:t>
            </w:r>
          </w:p>
        </w:tc>
        <w:tc>
          <w:tcPr>
            <w:tcW w:w="1805" w:type="dxa"/>
            <w:tcBorders>
              <w:top w:val="single" w:sz="6" w:space="0" w:color="000000"/>
              <w:left w:val="single" w:sz="6" w:space="0" w:color="000000"/>
              <w:bottom w:val="single" w:sz="6" w:space="0" w:color="000000"/>
              <w:right w:val="single" w:sz="6" w:space="0" w:color="000000"/>
            </w:tcBorders>
            <w:hideMark/>
          </w:tcPr>
          <w:p w14:paraId="5B79F912"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Scan request, angle range, distance measurements </w:t>
            </w:r>
          </w:p>
        </w:tc>
        <w:tc>
          <w:tcPr>
            <w:tcW w:w="1387" w:type="dxa"/>
            <w:tcBorders>
              <w:top w:val="single" w:sz="6" w:space="0" w:color="000000"/>
              <w:left w:val="single" w:sz="6" w:space="0" w:color="000000"/>
              <w:bottom w:val="single" w:sz="6" w:space="0" w:color="000000"/>
              <w:right w:val="single" w:sz="6" w:space="0" w:color="000000"/>
            </w:tcBorders>
            <w:hideMark/>
          </w:tcPr>
          <w:p w14:paraId="715505F2"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Angle-distance samples, scan completion or error status </w:t>
            </w:r>
          </w:p>
        </w:tc>
        <w:tc>
          <w:tcPr>
            <w:tcW w:w="1181" w:type="dxa"/>
            <w:tcBorders>
              <w:top w:val="single" w:sz="6" w:space="0" w:color="000000"/>
              <w:left w:val="single" w:sz="6" w:space="0" w:color="000000"/>
              <w:bottom w:val="single" w:sz="6" w:space="0" w:color="000000"/>
              <w:right w:val="single" w:sz="6" w:space="0" w:color="000000"/>
            </w:tcBorders>
            <w:hideMark/>
          </w:tcPr>
          <w:p w14:paraId="65D21005"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Only Obstacle Scan controls scanning hardware; profiling consumes scan results </w:t>
            </w:r>
          </w:p>
        </w:tc>
        <w:tc>
          <w:tcPr>
            <w:tcW w:w="1163" w:type="dxa"/>
            <w:tcBorders>
              <w:top w:val="single" w:sz="6" w:space="0" w:color="000000"/>
              <w:left w:val="single" w:sz="6" w:space="0" w:color="000000"/>
              <w:bottom w:val="single" w:sz="6" w:space="0" w:color="000000"/>
              <w:right w:val="single" w:sz="6" w:space="0" w:color="000000"/>
            </w:tcBorders>
            <w:hideMark/>
          </w:tcPr>
          <w:p w14:paraId="46BD7A70"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Compare measurements with known distances and angles; verify timeout handling </w:t>
            </w:r>
          </w:p>
        </w:tc>
      </w:tr>
      <w:tr w:rsidR="00514F9A" w:rsidRPr="00514F9A" w14:paraId="05A210F0" w14:textId="77777777" w:rsidTr="00B11CD5">
        <w:trPr>
          <w:trHeight w:val="285"/>
        </w:trPr>
        <w:tc>
          <w:tcPr>
            <w:tcW w:w="1298" w:type="dxa"/>
            <w:tcBorders>
              <w:top w:val="single" w:sz="6" w:space="0" w:color="000000"/>
              <w:left w:val="single" w:sz="6" w:space="0" w:color="000000"/>
              <w:bottom w:val="single" w:sz="6" w:space="0" w:color="000000"/>
              <w:right w:val="single" w:sz="6" w:space="0" w:color="000000"/>
            </w:tcBorders>
            <w:hideMark/>
          </w:tcPr>
          <w:p w14:paraId="5182314A"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Telemetry Collection Task </w:t>
            </w:r>
          </w:p>
        </w:tc>
        <w:tc>
          <w:tcPr>
            <w:tcW w:w="720" w:type="dxa"/>
            <w:tcBorders>
              <w:top w:val="single" w:sz="6" w:space="0" w:color="000000"/>
              <w:left w:val="single" w:sz="6" w:space="0" w:color="000000"/>
              <w:bottom w:val="single" w:sz="6" w:space="0" w:color="000000"/>
              <w:right w:val="single" w:sz="6" w:space="0" w:color="000000"/>
            </w:tcBorders>
            <w:hideMark/>
          </w:tcPr>
          <w:p w14:paraId="0AA9B961"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1 </w:t>
            </w:r>
          </w:p>
        </w:tc>
        <w:tc>
          <w:tcPr>
            <w:tcW w:w="1465" w:type="dxa"/>
            <w:tcBorders>
              <w:top w:val="single" w:sz="6" w:space="0" w:color="000000"/>
              <w:left w:val="single" w:sz="6" w:space="0" w:color="000000"/>
              <w:bottom w:val="single" w:sz="6" w:space="0" w:color="000000"/>
              <w:right w:val="single" w:sz="6" w:space="0" w:color="000000"/>
            </w:tcBorders>
            <w:hideMark/>
          </w:tcPr>
          <w:p w14:paraId="2C397B62"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WiFi/MQTT Communication Task </w:t>
            </w:r>
          </w:p>
        </w:tc>
        <w:tc>
          <w:tcPr>
            <w:tcW w:w="1163" w:type="dxa"/>
            <w:tcBorders>
              <w:top w:val="single" w:sz="6" w:space="0" w:color="000000"/>
              <w:left w:val="single" w:sz="6" w:space="0" w:color="000000"/>
              <w:bottom w:val="single" w:sz="6" w:space="0" w:color="000000"/>
              <w:right w:val="single" w:sz="6" w:space="0" w:color="000000"/>
            </w:tcBorders>
            <w:hideMark/>
          </w:tcPr>
          <w:p w14:paraId="343F1A78"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Collect robot status and measurements and prepare telemetry messages. </w:t>
            </w:r>
          </w:p>
        </w:tc>
        <w:tc>
          <w:tcPr>
            <w:tcW w:w="1805" w:type="dxa"/>
            <w:tcBorders>
              <w:top w:val="single" w:sz="6" w:space="0" w:color="000000"/>
              <w:left w:val="single" w:sz="6" w:space="0" w:color="000000"/>
              <w:bottom w:val="single" w:sz="6" w:space="0" w:color="000000"/>
              <w:right w:val="single" w:sz="6" w:space="0" w:color="000000"/>
            </w:tcBorders>
            <w:hideMark/>
          </w:tcPr>
          <w:p w14:paraId="73E74C73"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Status and measurements from Buddies 2–5, including validity and timestamps where available. </w:t>
            </w:r>
          </w:p>
        </w:tc>
        <w:tc>
          <w:tcPr>
            <w:tcW w:w="1387" w:type="dxa"/>
            <w:tcBorders>
              <w:top w:val="single" w:sz="6" w:space="0" w:color="000000"/>
              <w:left w:val="single" w:sz="6" w:space="0" w:color="000000"/>
              <w:bottom w:val="single" w:sz="6" w:space="0" w:color="000000"/>
              <w:right w:val="single" w:sz="6" w:space="0" w:color="000000"/>
            </w:tcBorders>
            <w:hideMark/>
          </w:tcPr>
          <w:p w14:paraId="0B6CD656"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Formatted telemetry messages placed in the telemetry queue. </w:t>
            </w:r>
          </w:p>
        </w:tc>
        <w:tc>
          <w:tcPr>
            <w:tcW w:w="1181" w:type="dxa"/>
            <w:tcBorders>
              <w:top w:val="single" w:sz="6" w:space="0" w:color="000000"/>
              <w:left w:val="single" w:sz="6" w:space="0" w:color="000000"/>
              <w:bottom w:val="single" w:sz="6" w:space="0" w:color="000000"/>
              <w:right w:val="single" w:sz="6" w:space="0" w:color="000000"/>
            </w:tcBorders>
            <w:hideMark/>
          </w:tcPr>
          <w:p w14:paraId="69674CC6"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Read data through agreed subsystem interfaces. Collection and queue submission must not block time-critical control tasks. Queue capacity and overflow policy must be agreed. </w:t>
            </w:r>
          </w:p>
        </w:tc>
        <w:tc>
          <w:tcPr>
            <w:tcW w:w="1163" w:type="dxa"/>
            <w:tcBorders>
              <w:top w:val="single" w:sz="6" w:space="0" w:color="000000"/>
              <w:left w:val="single" w:sz="6" w:space="0" w:color="000000"/>
              <w:bottom w:val="single" w:sz="6" w:space="0" w:color="000000"/>
              <w:right w:val="single" w:sz="6" w:space="0" w:color="000000"/>
            </w:tcBorders>
            <w:hideMark/>
          </w:tcPr>
          <w:p w14:paraId="3AF9363A"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Supply known subsystem values and check message fields, units and timestamps. Fill the queue and check that control tasks remain responsive. </w:t>
            </w:r>
          </w:p>
        </w:tc>
      </w:tr>
      <w:tr w:rsidR="00514F9A" w:rsidRPr="00514F9A" w14:paraId="359A0E51" w14:textId="77777777" w:rsidTr="00B11CD5">
        <w:trPr>
          <w:trHeight w:val="285"/>
        </w:trPr>
        <w:tc>
          <w:tcPr>
            <w:tcW w:w="1298" w:type="dxa"/>
            <w:tcBorders>
              <w:top w:val="single" w:sz="6" w:space="0" w:color="000000"/>
              <w:left w:val="single" w:sz="6" w:space="0" w:color="000000"/>
              <w:bottom w:val="single" w:sz="6" w:space="0" w:color="000000"/>
              <w:right w:val="single" w:sz="6" w:space="0" w:color="000000"/>
            </w:tcBorders>
            <w:hideMark/>
          </w:tcPr>
          <w:p w14:paraId="35706DB4"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lastRenderedPageBreak/>
              <w:t>WiFi and MQTT Communication Task </w:t>
            </w:r>
          </w:p>
        </w:tc>
        <w:tc>
          <w:tcPr>
            <w:tcW w:w="720" w:type="dxa"/>
            <w:tcBorders>
              <w:top w:val="single" w:sz="6" w:space="0" w:color="000000"/>
              <w:left w:val="single" w:sz="6" w:space="0" w:color="000000"/>
              <w:bottom w:val="single" w:sz="6" w:space="0" w:color="000000"/>
              <w:right w:val="single" w:sz="6" w:space="0" w:color="000000"/>
            </w:tcBorders>
            <w:hideMark/>
          </w:tcPr>
          <w:p w14:paraId="352D53CE"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1 </w:t>
            </w:r>
          </w:p>
        </w:tc>
        <w:tc>
          <w:tcPr>
            <w:tcW w:w="1465" w:type="dxa"/>
            <w:tcBorders>
              <w:top w:val="single" w:sz="6" w:space="0" w:color="000000"/>
              <w:left w:val="single" w:sz="6" w:space="0" w:color="000000"/>
              <w:bottom w:val="single" w:sz="6" w:space="0" w:color="000000"/>
              <w:right w:val="single" w:sz="6" w:space="0" w:color="000000"/>
            </w:tcBorders>
            <w:hideMark/>
          </w:tcPr>
          <w:p w14:paraId="26F4CF44"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MQTT server; Motion Control for accepted supervisory requests </w:t>
            </w:r>
          </w:p>
        </w:tc>
        <w:tc>
          <w:tcPr>
            <w:tcW w:w="1163" w:type="dxa"/>
            <w:tcBorders>
              <w:top w:val="single" w:sz="6" w:space="0" w:color="000000"/>
              <w:left w:val="single" w:sz="6" w:space="0" w:color="000000"/>
              <w:bottom w:val="single" w:sz="6" w:space="0" w:color="000000"/>
              <w:right w:val="single" w:sz="6" w:space="0" w:color="000000"/>
            </w:tcBorders>
            <w:hideMark/>
          </w:tcPr>
          <w:p w14:paraId="18C03DD8"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Maintain connections, publish telemetry and heartbeat, and validate incoming commands. </w:t>
            </w:r>
          </w:p>
        </w:tc>
        <w:tc>
          <w:tcPr>
            <w:tcW w:w="1805" w:type="dxa"/>
            <w:tcBorders>
              <w:top w:val="single" w:sz="6" w:space="0" w:color="000000"/>
              <w:left w:val="single" w:sz="6" w:space="0" w:color="000000"/>
              <w:bottom w:val="single" w:sz="6" w:space="0" w:color="000000"/>
              <w:right w:val="single" w:sz="6" w:space="0" w:color="000000"/>
            </w:tcBorders>
            <w:hideMark/>
          </w:tcPr>
          <w:p w14:paraId="22114EA7"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Telemetry queue, network configuration and incoming MQTT commands. </w:t>
            </w:r>
          </w:p>
        </w:tc>
        <w:tc>
          <w:tcPr>
            <w:tcW w:w="1387" w:type="dxa"/>
            <w:tcBorders>
              <w:top w:val="single" w:sz="6" w:space="0" w:color="000000"/>
              <w:left w:val="single" w:sz="6" w:space="0" w:color="000000"/>
              <w:bottom w:val="single" w:sz="6" w:space="0" w:color="000000"/>
              <w:right w:val="single" w:sz="6" w:space="0" w:color="000000"/>
            </w:tcBorders>
            <w:hideMark/>
          </w:tcPr>
          <w:p w14:paraId="0D032594"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Published messages, connection status, acknowledgements and validated command requests. </w:t>
            </w:r>
          </w:p>
        </w:tc>
        <w:tc>
          <w:tcPr>
            <w:tcW w:w="1181" w:type="dxa"/>
            <w:tcBorders>
              <w:top w:val="single" w:sz="6" w:space="0" w:color="000000"/>
              <w:left w:val="single" w:sz="6" w:space="0" w:color="000000"/>
              <w:bottom w:val="single" w:sz="6" w:space="0" w:color="000000"/>
              <w:right w:val="single" w:sz="6" w:space="0" w:color="000000"/>
            </w:tcBorders>
            <w:hideMark/>
          </w:tcPr>
          <w:p w14:paraId="4CC54820"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Own the WiFi/MQTT connection. Reject invalid commands and pass accepted requests through the agreed command interface. Do not write motor PWM directly. Reconnection must not block local control. </w:t>
            </w:r>
          </w:p>
        </w:tc>
        <w:tc>
          <w:tcPr>
            <w:tcW w:w="1163" w:type="dxa"/>
            <w:tcBorders>
              <w:top w:val="single" w:sz="6" w:space="0" w:color="000000"/>
              <w:left w:val="single" w:sz="6" w:space="0" w:color="000000"/>
              <w:bottom w:val="single" w:sz="6" w:space="0" w:color="000000"/>
              <w:right w:val="single" w:sz="6" w:space="0" w:color="000000"/>
            </w:tcBorders>
            <w:hideMark/>
          </w:tcPr>
          <w:p w14:paraId="476CD7A7"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Test publishing, malformed commands and WiFi/broker disconnection and recovery while checking local task timing. </w:t>
            </w:r>
          </w:p>
        </w:tc>
      </w:tr>
      <w:tr w:rsidR="00514F9A" w:rsidRPr="00514F9A" w14:paraId="55AD46DA" w14:textId="77777777" w:rsidTr="00B11CD5">
        <w:trPr>
          <w:trHeight w:val="285"/>
        </w:trPr>
        <w:tc>
          <w:tcPr>
            <w:tcW w:w="1298" w:type="dxa"/>
            <w:tcBorders>
              <w:top w:val="single" w:sz="6" w:space="0" w:color="000000"/>
              <w:left w:val="single" w:sz="6" w:space="0" w:color="000000"/>
              <w:bottom w:val="single" w:sz="6" w:space="0" w:color="000000"/>
              <w:right w:val="single" w:sz="6" w:space="0" w:color="000000"/>
            </w:tcBorders>
            <w:hideMark/>
          </w:tcPr>
          <w:p w14:paraId="7223FB6F"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IMU Monitoring Task </w:t>
            </w:r>
          </w:p>
        </w:tc>
        <w:tc>
          <w:tcPr>
            <w:tcW w:w="720" w:type="dxa"/>
            <w:tcBorders>
              <w:top w:val="single" w:sz="6" w:space="0" w:color="000000"/>
              <w:left w:val="single" w:sz="6" w:space="0" w:color="000000"/>
              <w:bottom w:val="single" w:sz="6" w:space="0" w:color="000000"/>
              <w:right w:val="single" w:sz="6" w:space="0" w:color="000000"/>
            </w:tcBorders>
            <w:hideMark/>
          </w:tcPr>
          <w:p w14:paraId="6971D280"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Buddy 4 </w:t>
            </w:r>
          </w:p>
        </w:tc>
        <w:tc>
          <w:tcPr>
            <w:tcW w:w="1465" w:type="dxa"/>
            <w:tcBorders>
              <w:top w:val="single" w:sz="6" w:space="0" w:color="000000"/>
              <w:left w:val="single" w:sz="6" w:space="0" w:color="000000"/>
              <w:bottom w:val="single" w:sz="6" w:space="0" w:color="000000"/>
              <w:right w:val="single" w:sz="6" w:space="0" w:color="000000"/>
            </w:tcBorders>
            <w:hideMark/>
          </w:tcPr>
          <w:p w14:paraId="4EA55808"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Hump &amp; Terrain Analysis  Telemetry Collection </w:t>
            </w:r>
          </w:p>
        </w:tc>
        <w:tc>
          <w:tcPr>
            <w:tcW w:w="1163" w:type="dxa"/>
            <w:tcBorders>
              <w:top w:val="single" w:sz="6" w:space="0" w:color="000000"/>
              <w:left w:val="single" w:sz="6" w:space="0" w:color="000000"/>
              <w:bottom w:val="single" w:sz="6" w:space="0" w:color="000000"/>
              <w:right w:val="single" w:sz="6" w:space="0" w:color="000000"/>
            </w:tcBorders>
            <w:hideMark/>
          </w:tcPr>
          <w:p w14:paraId="382F1B73"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Read, calibrate and filter IMU data every 10 ms and detect tilt, turn rate, motion state and collisions. </w:t>
            </w:r>
          </w:p>
        </w:tc>
        <w:tc>
          <w:tcPr>
            <w:tcW w:w="1805" w:type="dxa"/>
            <w:tcBorders>
              <w:top w:val="single" w:sz="6" w:space="0" w:color="000000"/>
              <w:left w:val="single" w:sz="6" w:space="0" w:color="000000"/>
              <w:bottom w:val="single" w:sz="6" w:space="0" w:color="000000"/>
              <w:right w:val="single" w:sz="6" w:space="0" w:color="000000"/>
            </w:tcBorders>
            <w:hideMark/>
          </w:tcPr>
          <w:p w14:paraId="023CDDE0"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Accelerometer and gyroscope readings over I2C0 (GP16GP17),calibration offsets. </w:t>
            </w:r>
          </w:p>
        </w:tc>
        <w:tc>
          <w:tcPr>
            <w:tcW w:w="1387" w:type="dxa"/>
            <w:tcBorders>
              <w:top w:val="single" w:sz="6" w:space="0" w:color="000000"/>
              <w:left w:val="single" w:sz="6" w:space="0" w:color="000000"/>
              <w:bottom w:val="single" w:sz="6" w:space="0" w:color="000000"/>
              <w:right w:val="single" w:sz="6" w:space="0" w:color="000000"/>
            </w:tcBorders>
            <w:hideMark/>
          </w:tcPr>
          <w:p w14:paraId="74189EB5"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Cleaned IMU sample with timestamp and validity flag, tilt, turn rate, motion state and collision events. </w:t>
            </w:r>
          </w:p>
        </w:tc>
        <w:tc>
          <w:tcPr>
            <w:tcW w:w="1181" w:type="dxa"/>
            <w:tcBorders>
              <w:top w:val="single" w:sz="6" w:space="0" w:color="000000"/>
              <w:left w:val="single" w:sz="6" w:space="0" w:color="000000"/>
              <w:bottom w:val="single" w:sz="6" w:space="0" w:color="000000"/>
              <w:right w:val="single" w:sz="6" w:space="0" w:color="000000"/>
            </w:tcBorders>
            <w:hideMark/>
          </w:tcPr>
          <w:p w14:paraId="6F8D78C5"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Only this task accesses the IMU. Does not send motor commands. Invalid or uncalibrated data is flagged and never passed on as valid. </w:t>
            </w:r>
          </w:p>
        </w:tc>
        <w:tc>
          <w:tcPr>
            <w:tcW w:w="1163" w:type="dxa"/>
            <w:tcBorders>
              <w:top w:val="single" w:sz="6" w:space="0" w:color="000000"/>
              <w:left w:val="single" w:sz="6" w:space="0" w:color="000000"/>
              <w:bottom w:val="single" w:sz="6" w:space="0" w:color="000000"/>
              <w:right w:val="single" w:sz="6" w:space="0" w:color="000000"/>
            </w:tcBorders>
            <w:hideMark/>
          </w:tcPr>
          <w:p w14:paraId="215F0771" w14:textId="77777777" w:rsidR="00514F9A" w:rsidRPr="00514F9A" w:rsidRDefault="00514F9A" w:rsidP="00514F9A">
            <w:pPr>
              <w:spacing w:after="0" w:line="240" w:lineRule="auto"/>
              <w:textAlignment w:val="baseline"/>
              <w:rPr>
                <w:rFonts w:ascii="Segoe UI" w:eastAsia="Times New Roman" w:hAnsi="Segoe UI" w:cs="Segoe UI"/>
                <w:sz w:val="18"/>
                <w:szCs w:val="18"/>
                <w:lang w:eastAsia="zh-CN"/>
              </w:rPr>
            </w:pPr>
            <w:r w:rsidRPr="00514F9A">
              <w:rPr>
                <w:rFonts w:eastAsia="Times New Roman" w:cs="Segoe UI"/>
                <w:sz w:val="18"/>
                <w:szCs w:val="18"/>
                <w:lang w:eastAsia="zh-CN"/>
              </w:rPr>
              <w:t>Stationary, driving, turning and impact tests measure task period and I2C read time unplugged IMU fault test. </w:t>
            </w:r>
          </w:p>
        </w:tc>
      </w:tr>
      <w:tr w:rsidR="00514F9A" w:rsidRPr="00514F9A" w14:paraId="1CE9EB12" w14:textId="77777777" w:rsidTr="00B11CD5">
        <w:trPr>
          <w:trHeight w:val="285"/>
        </w:trPr>
        <w:tc>
          <w:tcPr>
            <w:tcW w:w="1298" w:type="dxa"/>
            <w:tcBorders>
              <w:top w:val="single" w:sz="6" w:space="0" w:color="000000"/>
              <w:left w:val="single" w:sz="6" w:space="0" w:color="000000"/>
              <w:bottom w:val="single" w:sz="6" w:space="0" w:color="000000"/>
              <w:right w:val="single" w:sz="6" w:space="0" w:color="000000"/>
            </w:tcBorders>
          </w:tcPr>
          <w:p w14:paraId="704F84CC" w14:textId="24255AC8" w:rsidR="00514F9A" w:rsidRPr="00514F9A" w:rsidRDefault="00514F9A" w:rsidP="00514F9A">
            <w:pPr>
              <w:spacing w:after="0" w:line="240" w:lineRule="auto"/>
              <w:textAlignment w:val="baseline"/>
              <w:rPr>
                <w:rFonts w:eastAsia="Times New Roman" w:cs="Segoe UI"/>
                <w:sz w:val="18"/>
                <w:szCs w:val="18"/>
                <w:lang w:eastAsia="zh-CN"/>
              </w:rPr>
            </w:pPr>
            <w:r>
              <w:rPr>
                <w:rStyle w:val="normaltextrun"/>
                <w:color w:val="000000"/>
                <w:sz w:val="18"/>
                <w:szCs w:val="18"/>
                <w:shd w:val="clear" w:color="auto" w:fill="FFFFFF"/>
              </w:rPr>
              <w:t>Hump &amp; Terrain Analysis Task</w:t>
            </w:r>
            <w:r>
              <w:rPr>
                <w:rStyle w:val="eop"/>
                <w:color w:val="000000"/>
                <w:sz w:val="18"/>
                <w:szCs w:val="18"/>
                <w:bdr w:val="none" w:sz="0" w:space="0" w:color="auto" w:frame="1"/>
                <w:shd w:val="clear" w:color="auto" w:fill="606060"/>
              </w:rPr>
              <w:t> </w:t>
            </w:r>
          </w:p>
        </w:tc>
        <w:tc>
          <w:tcPr>
            <w:tcW w:w="720" w:type="dxa"/>
            <w:tcBorders>
              <w:top w:val="single" w:sz="6" w:space="0" w:color="000000"/>
              <w:left w:val="single" w:sz="6" w:space="0" w:color="000000"/>
              <w:bottom w:val="single" w:sz="6" w:space="0" w:color="000000"/>
              <w:right w:val="single" w:sz="6" w:space="0" w:color="000000"/>
            </w:tcBorders>
          </w:tcPr>
          <w:p w14:paraId="35A67C59" w14:textId="61E8E45D" w:rsidR="00514F9A" w:rsidRPr="00514F9A" w:rsidRDefault="00514F9A" w:rsidP="00514F9A">
            <w:pPr>
              <w:spacing w:after="0" w:line="240" w:lineRule="auto"/>
              <w:textAlignment w:val="baseline"/>
              <w:rPr>
                <w:rFonts w:eastAsia="Times New Roman" w:cs="Segoe UI"/>
                <w:sz w:val="18"/>
                <w:szCs w:val="18"/>
                <w:lang w:eastAsia="zh-CN"/>
              </w:rPr>
            </w:pPr>
            <w:r>
              <w:rPr>
                <w:rStyle w:val="normaltextrun"/>
                <w:color w:val="000000"/>
                <w:sz w:val="18"/>
                <w:szCs w:val="18"/>
                <w:bdr w:val="none" w:sz="0" w:space="0" w:color="auto" w:frame="1"/>
              </w:rPr>
              <w:t xml:space="preserve">Buddy </w:t>
            </w:r>
            <w:r>
              <w:rPr>
                <w:rStyle w:val="normaltextrun"/>
                <w:color w:val="000000"/>
                <w:bdr w:val="none" w:sz="0" w:space="0" w:color="auto" w:frame="1"/>
              </w:rPr>
              <w:t>4</w:t>
            </w:r>
          </w:p>
        </w:tc>
        <w:tc>
          <w:tcPr>
            <w:tcW w:w="1465" w:type="dxa"/>
            <w:tcBorders>
              <w:top w:val="single" w:sz="6" w:space="0" w:color="000000"/>
              <w:left w:val="single" w:sz="6" w:space="0" w:color="000000"/>
              <w:bottom w:val="single" w:sz="6" w:space="0" w:color="000000"/>
              <w:right w:val="single" w:sz="6" w:space="0" w:color="000000"/>
            </w:tcBorders>
          </w:tcPr>
          <w:p w14:paraId="4EFD2DEF" w14:textId="6E2A15B5" w:rsidR="00514F9A" w:rsidRPr="00514F9A" w:rsidRDefault="00514F9A" w:rsidP="00514F9A">
            <w:pPr>
              <w:spacing w:after="0" w:line="240" w:lineRule="auto"/>
              <w:textAlignment w:val="baseline"/>
              <w:rPr>
                <w:rFonts w:eastAsia="Times New Roman" w:cs="Segoe UI"/>
                <w:sz w:val="18"/>
                <w:szCs w:val="18"/>
                <w:lang w:eastAsia="zh-CN"/>
              </w:rPr>
            </w:pPr>
            <w:r>
              <w:rPr>
                <w:rStyle w:val="normaltextrun"/>
                <w:color w:val="000000"/>
                <w:sz w:val="18"/>
                <w:szCs w:val="18"/>
                <w:shd w:val="clear" w:color="auto" w:fill="FFFFFF"/>
              </w:rPr>
              <w:t>Telemetry Collection (Buddy 1)</w:t>
            </w:r>
            <w:r>
              <w:rPr>
                <w:rStyle w:val="eop"/>
                <w:color w:val="000000"/>
                <w:sz w:val="18"/>
                <w:szCs w:val="18"/>
                <w:bdr w:val="none" w:sz="0" w:space="0" w:color="auto" w:frame="1"/>
                <w:shd w:val="clear" w:color="auto" w:fill="606060"/>
              </w:rPr>
              <w:t> </w:t>
            </w:r>
          </w:p>
        </w:tc>
        <w:tc>
          <w:tcPr>
            <w:tcW w:w="1163" w:type="dxa"/>
            <w:tcBorders>
              <w:top w:val="single" w:sz="6" w:space="0" w:color="000000"/>
              <w:left w:val="single" w:sz="6" w:space="0" w:color="000000"/>
              <w:bottom w:val="single" w:sz="6" w:space="0" w:color="000000"/>
              <w:right w:val="single" w:sz="6" w:space="0" w:color="000000"/>
            </w:tcBorders>
          </w:tcPr>
          <w:p w14:paraId="61D80E3A" w14:textId="2EE1370A" w:rsidR="00514F9A" w:rsidRPr="00514F9A" w:rsidRDefault="00514F9A" w:rsidP="00514F9A">
            <w:pPr>
              <w:spacing w:after="0" w:line="240" w:lineRule="auto"/>
              <w:textAlignment w:val="baseline"/>
              <w:rPr>
                <w:rFonts w:eastAsia="Times New Roman" w:cs="Segoe UI"/>
                <w:sz w:val="18"/>
                <w:szCs w:val="18"/>
                <w:lang w:eastAsia="zh-CN"/>
              </w:rPr>
            </w:pPr>
            <w:r>
              <w:rPr>
                <w:rStyle w:val="normaltextrun"/>
                <w:color w:val="000000"/>
                <w:sz w:val="18"/>
                <w:szCs w:val="18"/>
                <w:shd w:val="clear" w:color="auto" w:fill="FFFFFF"/>
              </w:rPr>
              <w:t>Detect humps, estimate each hump height and keep the highest hump of the run.</w:t>
            </w:r>
            <w:r>
              <w:rPr>
                <w:rStyle w:val="eop"/>
                <w:color w:val="000000"/>
                <w:sz w:val="18"/>
                <w:szCs w:val="18"/>
                <w:bdr w:val="none" w:sz="0" w:space="0" w:color="auto" w:frame="1"/>
                <w:shd w:val="clear" w:color="auto" w:fill="606060"/>
              </w:rPr>
              <w:t> </w:t>
            </w:r>
          </w:p>
        </w:tc>
        <w:tc>
          <w:tcPr>
            <w:tcW w:w="1805" w:type="dxa"/>
            <w:tcBorders>
              <w:top w:val="single" w:sz="6" w:space="0" w:color="000000"/>
              <w:left w:val="single" w:sz="6" w:space="0" w:color="000000"/>
              <w:bottom w:val="single" w:sz="6" w:space="0" w:color="000000"/>
              <w:right w:val="single" w:sz="6" w:space="0" w:color="000000"/>
            </w:tcBorders>
          </w:tcPr>
          <w:p w14:paraId="0FDEF658" w14:textId="77777777" w:rsidR="00514F9A" w:rsidRDefault="00514F9A" w:rsidP="00514F9A">
            <w:pPr>
              <w:spacing w:after="0" w:line="240" w:lineRule="auto"/>
              <w:textAlignment w:val="baseline"/>
              <w:rPr>
                <w:rFonts w:eastAsia="Times New Roman" w:cs="Segoe UI"/>
                <w:sz w:val="18"/>
                <w:szCs w:val="18"/>
                <w:lang w:eastAsia="zh-CN"/>
              </w:rPr>
            </w:pPr>
          </w:p>
          <w:p w14:paraId="69F260E8" w14:textId="6C597125" w:rsidR="00514F9A" w:rsidRDefault="00514F9A" w:rsidP="00514F9A">
            <w:pPr>
              <w:rPr>
                <w:rFonts w:eastAsia="Times New Roman" w:cs="Segoe UI"/>
                <w:sz w:val="18"/>
                <w:szCs w:val="18"/>
                <w:lang w:eastAsia="zh-CN"/>
              </w:rPr>
            </w:pPr>
            <w:r>
              <w:rPr>
                <w:rStyle w:val="normaltextrun"/>
                <w:color w:val="000000"/>
                <w:sz w:val="18"/>
                <w:szCs w:val="18"/>
                <w:shd w:val="clear" w:color="auto" w:fill="FFFFFF"/>
              </w:rPr>
              <w:t>Validated pitch and acceleration samples from IMU Monitoring encoder distance from Motion Control.</w:t>
            </w:r>
            <w:r>
              <w:rPr>
                <w:rStyle w:val="eop"/>
                <w:color w:val="000000"/>
                <w:sz w:val="18"/>
                <w:szCs w:val="18"/>
                <w:bdr w:val="none" w:sz="0" w:space="0" w:color="auto" w:frame="1"/>
                <w:shd w:val="clear" w:color="auto" w:fill="606060"/>
              </w:rPr>
              <w:t> </w:t>
            </w:r>
          </w:p>
          <w:p w14:paraId="38A6B032" w14:textId="77777777" w:rsidR="00514F9A" w:rsidRPr="00514F9A" w:rsidRDefault="00514F9A" w:rsidP="00514F9A">
            <w:pPr>
              <w:rPr>
                <w:rFonts w:eastAsia="Times New Roman" w:cs="Segoe UI"/>
                <w:sz w:val="18"/>
                <w:szCs w:val="18"/>
                <w:lang w:eastAsia="zh-CN"/>
              </w:rPr>
            </w:pPr>
          </w:p>
        </w:tc>
        <w:tc>
          <w:tcPr>
            <w:tcW w:w="1387" w:type="dxa"/>
            <w:tcBorders>
              <w:top w:val="single" w:sz="6" w:space="0" w:color="000000"/>
              <w:left w:val="single" w:sz="6" w:space="0" w:color="000000"/>
              <w:bottom w:val="single" w:sz="6" w:space="0" w:color="000000"/>
              <w:right w:val="single" w:sz="6" w:space="0" w:color="000000"/>
            </w:tcBorders>
          </w:tcPr>
          <w:p w14:paraId="0CACAE80" w14:textId="77777777" w:rsidR="00514F9A" w:rsidRDefault="00514F9A" w:rsidP="00514F9A">
            <w:pPr>
              <w:spacing w:after="0" w:line="240" w:lineRule="auto"/>
              <w:textAlignment w:val="baseline"/>
              <w:rPr>
                <w:rFonts w:eastAsia="Times New Roman" w:cs="Segoe UI"/>
                <w:sz w:val="18"/>
                <w:szCs w:val="18"/>
                <w:lang w:eastAsia="zh-CN"/>
              </w:rPr>
            </w:pPr>
          </w:p>
          <w:p w14:paraId="6DC241EE" w14:textId="588EBE45" w:rsidR="00514F9A" w:rsidRPr="00514F9A" w:rsidRDefault="00514F9A" w:rsidP="00514F9A">
            <w:pPr>
              <w:jc w:val="center"/>
              <w:rPr>
                <w:rFonts w:eastAsia="Times New Roman" w:cs="Segoe UI"/>
                <w:sz w:val="18"/>
                <w:szCs w:val="18"/>
                <w:lang w:eastAsia="zh-CN"/>
              </w:rPr>
            </w:pPr>
            <w:r>
              <w:rPr>
                <w:rStyle w:val="normaltextrun"/>
                <w:color w:val="000000"/>
                <w:sz w:val="18"/>
                <w:szCs w:val="18"/>
                <w:shd w:val="clear" w:color="auto" w:fill="FFFFFF"/>
              </w:rPr>
              <w:t>Hump detected events, hump height, and highest hump peak.</w:t>
            </w:r>
            <w:r>
              <w:rPr>
                <w:rStyle w:val="eop"/>
                <w:color w:val="000000"/>
                <w:sz w:val="18"/>
                <w:szCs w:val="18"/>
                <w:bdr w:val="none" w:sz="0" w:space="0" w:color="auto" w:frame="1"/>
                <w:shd w:val="clear" w:color="auto" w:fill="606060"/>
              </w:rPr>
              <w:t> </w:t>
            </w:r>
          </w:p>
        </w:tc>
        <w:tc>
          <w:tcPr>
            <w:tcW w:w="1181" w:type="dxa"/>
            <w:tcBorders>
              <w:top w:val="single" w:sz="6" w:space="0" w:color="000000"/>
              <w:left w:val="single" w:sz="6" w:space="0" w:color="000000"/>
              <w:bottom w:val="single" w:sz="6" w:space="0" w:color="000000"/>
              <w:right w:val="single" w:sz="6" w:space="0" w:color="000000"/>
            </w:tcBorders>
          </w:tcPr>
          <w:p w14:paraId="6887ED64" w14:textId="77777777" w:rsidR="00514F9A" w:rsidRDefault="00514F9A" w:rsidP="00514F9A">
            <w:pPr>
              <w:spacing w:after="0" w:line="240" w:lineRule="auto"/>
              <w:textAlignment w:val="baseline"/>
              <w:rPr>
                <w:rFonts w:eastAsia="Times New Roman" w:cs="Segoe UI"/>
                <w:sz w:val="18"/>
                <w:szCs w:val="18"/>
                <w:lang w:eastAsia="zh-CN"/>
              </w:rPr>
            </w:pPr>
          </w:p>
          <w:p w14:paraId="50684A83" w14:textId="7E9407A6" w:rsidR="00514F9A" w:rsidRPr="00514F9A" w:rsidRDefault="00514F9A" w:rsidP="00514F9A">
            <w:pPr>
              <w:rPr>
                <w:rFonts w:eastAsia="Times New Roman" w:cs="Segoe UI"/>
                <w:sz w:val="18"/>
                <w:szCs w:val="18"/>
                <w:lang w:eastAsia="zh-CN"/>
              </w:rPr>
            </w:pPr>
            <w:r>
              <w:rPr>
                <w:rStyle w:val="normaltextrun"/>
                <w:color w:val="000000"/>
                <w:sz w:val="18"/>
                <w:szCs w:val="18"/>
                <w:shd w:val="clear" w:color="auto" w:fill="FFFFFF"/>
              </w:rPr>
              <w:t>Uses only validated IMU samples. Does not access the IMU or encoder hardware directly and does not affect motion.</w:t>
            </w:r>
            <w:r>
              <w:rPr>
                <w:rStyle w:val="eop"/>
                <w:color w:val="000000"/>
                <w:sz w:val="18"/>
                <w:szCs w:val="18"/>
                <w:shd w:val="clear" w:color="auto" w:fill="FFFFFF"/>
              </w:rPr>
              <w:t> </w:t>
            </w:r>
          </w:p>
        </w:tc>
        <w:tc>
          <w:tcPr>
            <w:tcW w:w="1163" w:type="dxa"/>
            <w:tcBorders>
              <w:top w:val="single" w:sz="6" w:space="0" w:color="000000"/>
              <w:left w:val="single" w:sz="6" w:space="0" w:color="000000"/>
              <w:bottom w:val="single" w:sz="6" w:space="0" w:color="000000"/>
              <w:right w:val="single" w:sz="6" w:space="0" w:color="000000"/>
            </w:tcBorders>
          </w:tcPr>
          <w:p w14:paraId="4BFF5197" w14:textId="4660556A" w:rsidR="00514F9A" w:rsidRPr="00514F9A" w:rsidRDefault="00514F9A" w:rsidP="00514F9A">
            <w:pPr>
              <w:spacing w:after="0" w:line="240" w:lineRule="auto"/>
              <w:textAlignment w:val="baseline"/>
              <w:rPr>
                <w:rFonts w:eastAsia="Times New Roman" w:cs="Segoe UI"/>
                <w:sz w:val="18"/>
                <w:szCs w:val="18"/>
                <w:lang w:eastAsia="zh-CN"/>
              </w:rPr>
            </w:pPr>
            <w:r>
              <w:rPr>
                <w:rStyle w:val="normaltextrun"/>
                <w:color w:val="000000"/>
                <w:sz w:val="18"/>
                <w:szCs w:val="18"/>
                <w:shd w:val="clear" w:color="auto" w:fill="FFFFFF"/>
              </w:rPr>
              <w:t>Drive over a hump of known height at different speeds and compare estimated and measured height check no humps are reported on flat track or curves.</w:t>
            </w:r>
            <w:r>
              <w:rPr>
                <w:rStyle w:val="eop"/>
                <w:color w:val="000000"/>
                <w:sz w:val="18"/>
                <w:szCs w:val="18"/>
                <w:shd w:val="clear" w:color="auto" w:fill="FFFFFF"/>
              </w:rPr>
              <w:t> </w:t>
            </w:r>
          </w:p>
        </w:tc>
      </w:tr>
    </w:tbl>
    <w:p w14:paraId="6F34FE54" w14:textId="77777777" w:rsidR="00514F9A" w:rsidRPr="00514F9A" w:rsidRDefault="00514F9A" w:rsidP="00514F9A"/>
    <w:p w14:paraId="79836F1B" w14:textId="500ED690" w:rsidR="004E5FAF" w:rsidRDefault="004E5FAF">
      <w:pPr>
        <w:pStyle w:val="Heading2"/>
      </w:pPr>
      <w:r>
        <w:t>Week 6 Assumption Closure</w:t>
      </w:r>
    </w:p>
    <w:p w14:paraId="3BDBC3E4" w14:textId="089623B7" w:rsidR="00064CB5" w:rsidRDefault="00064CB5" w:rsidP="00064CB5">
      <w:pPr>
        <w:rPr>
          <w:kern w:val="2"/>
          <w:szCs w:val="20"/>
          <w:lang w:val="en-SG" w:eastAsia="en-SG"/>
          <w14:ligatures w14:val="standardContextual"/>
        </w:rPr>
      </w:pPr>
      <w:r>
        <w:t xml:space="preserve">Enter at least </w:t>
      </w:r>
      <w:r>
        <w:rPr>
          <w:b/>
          <w:bCs/>
        </w:rPr>
        <w:t>one assumption per buddy</w:t>
      </w:r>
      <w:r>
        <w:t xml:space="preserve">, preferably copied from Week 6. Each row should show whether the assumption is still open, validated, deferred, or converted into a risk. </w:t>
      </w:r>
    </w:p>
    <w:tbl>
      <w:tblPr>
        <w:tblStyle w:val="TableGrid"/>
        <w:tblW w:w="5000" w:type="pct"/>
        <w:tblLook w:val="04A0" w:firstRow="1" w:lastRow="0" w:firstColumn="1" w:lastColumn="0" w:noHBand="0" w:noVBand="1"/>
      </w:tblPr>
      <w:tblGrid>
        <w:gridCol w:w="1191"/>
        <w:gridCol w:w="2147"/>
        <w:gridCol w:w="980"/>
        <w:gridCol w:w="1965"/>
        <w:gridCol w:w="2114"/>
        <w:gridCol w:w="1985"/>
      </w:tblGrid>
      <w:tr w:rsidR="004E5FAF" w14:paraId="29519DA0" w14:textId="77777777" w:rsidTr="00852A95">
        <w:tc>
          <w:tcPr>
            <w:tcW w:w="485" w:type="pct"/>
            <w:shd w:val="clear" w:color="auto" w:fill="1F4E79"/>
            <w:hideMark/>
          </w:tcPr>
          <w:p w14:paraId="444F8F6A" w14:textId="77777777" w:rsidR="004E5FAF" w:rsidRPr="004824AC" w:rsidRDefault="004E5FAF">
            <w:pPr>
              <w:rPr>
                <w:kern w:val="2"/>
                <w:sz w:val="18"/>
                <w:szCs w:val="18"/>
                <w:lang w:val="en-SG" w:eastAsia="en-SG"/>
                <w14:ligatures w14:val="standardContextual"/>
              </w:rPr>
            </w:pPr>
            <w:r w:rsidRPr="004824AC">
              <w:rPr>
                <w:b/>
                <w:bCs/>
                <w:color w:val="FFFFFF"/>
                <w:sz w:val="18"/>
                <w:szCs w:val="18"/>
              </w:rPr>
              <w:t>Week 6 assumption ID</w:t>
            </w:r>
          </w:p>
        </w:tc>
        <w:tc>
          <w:tcPr>
            <w:tcW w:w="1052" w:type="pct"/>
            <w:shd w:val="clear" w:color="auto" w:fill="1F4E79"/>
            <w:hideMark/>
          </w:tcPr>
          <w:p w14:paraId="3B3DB0C5" w14:textId="77777777" w:rsidR="004E5FAF" w:rsidRPr="004824AC" w:rsidRDefault="004E5FAF">
            <w:pPr>
              <w:rPr>
                <w:sz w:val="18"/>
                <w:szCs w:val="18"/>
              </w:rPr>
            </w:pPr>
            <w:r w:rsidRPr="004824AC">
              <w:rPr>
                <w:b/>
                <w:bCs/>
                <w:color w:val="FFFFFF"/>
                <w:sz w:val="18"/>
                <w:szCs w:val="18"/>
              </w:rPr>
              <w:t>Original assumption</w:t>
            </w:r>
          </w:p>
        </w:tc>
        <w:tc>
          <w:tcPr>
            <w:tcW w:w="0" w:type="auto"/>
            <w:shd w:val="clear" w:color="auto" w:fill="1F4E79"/>
            <w:hideMark/>
          </w:tcPr>
          <w:p w14:paraId="48B3588C" w14:textId="77777777" w:rsidR="004E5FAF" w:rsidRPr="004824AC" w:rsidRDefault="004E5FAF">
            <w:pPr>
              <w:rPr>
                <w:sz w:val="18"/>
                <w:szCs w:val="18"/>
              </w:rPr>
            </w:pPr>
            <w:r w:rsidRPr="004824AC">
              <w:rPr>
                <w:b/>
                <w:bCs/>
                <w:color w:val="FFFFFF"/>
                <w:sz w:val="18"/>
                <w:szCs w:val="18"/>
              </w:rPr>
              <w:t>Current status</w:t>
            </w:r>
          </w:p>
        </w:tc>
        <w:tc>
          <w:tcPr>
            <w:tcW w:w="0" w:type="auto"/>
            <w:shd w:val="clear" w:color="auto" w:fill="1F4E79"/>
            <w:hideMark/>
          </w:tcPr>
          <w:p w14:paraId="2358CAAD" w14:textId="77777777" w:rsidR="004E5FAF" w:rsidRPr="004824AC" w:rsidRDefault="004E5FAF">
            <w:pPr>
              <w:rPr>
                <w:sz w:val="18"/>
                <w:szCs w:val="18"/>
              </w:rPr>
            </w:pPr>
            <w:r w:rsidRPr="004824AC">
              <w:rPr>
                <w:b/>
                <w:bCs/>
                <w:color w:val="FFFFFF"/>
                <w:sz w:val="18"/>
                <w:szCs w:val="18"/>
              </w:rPr>
              <w:t>Evidence collected</w:t>
            </w:r>
          </w:p>
        </w:tc>
        <w:tc>
          <w:tcPr>
            <w:tcW w:w="0" w:type="auto"/>
            <w:shd w:val="clear" w:color="auto" w:fill="1F4E79"/>
            <w:hideMark/>
          </w:tcPr>
          <w:p w14:paraId="20642431" w14:textId="77777777" w:rsidR="004E5FAF" w:rsidRPr="004824AC" w:rsidRDefault="004E5FAF">
            <w:pPr>
              <w:rPr>
                <w:sz w:val="18"/>
                <w:szCs w:val="18"/>
              </w:rPr>
            </w:pPr>
            <w:r w:rsidRPr="004824AC">
              <w:rPr>
                <w:b/>
                <w:bCs/>
                <w:color w:val="FFFFFF"/>
                <w:sz w:val="18"/>
                <w:szCs w:val="18"/>
              </w:rPr>
              <w:t>Remaining risk</w:t>
            </w:r>
          </w:p>
        </w:tc>
        <w:tc>
          <w:tcPr>
            <w:tcW w:w="0" w:type="auto"/>
            <w:shd w:val="clear" w:color="auto" w:fill="1F4E79"/>
            <w:hideMark/>
          </w:tcPr>
          <w:p w14:paraId="3CCD415F" w14:textId="77777777" w:rsidR="004E5FAF" w:rsidRPr="004824AC" w:rsidRDefault="004E5FAF">
            <w:pPr>
              <w:rPr>
                <w:sz w:val="18"/>
                <w:szCs w:val="18"/>
              </w:rPr>
            </w:pPr>
            <w:r w:rsidRPr="004824AC">
              <w:rPr>
                <w:b/>
                <w:bCs/>
                <w:color w:val="FFFFFF"/>
                <w:sz w:val="18"/>
                <w:szCs w:val="18"/>
              </w:rPr>
              <w:t>Next action</w:t>
            </w:r>
          </w:p>
        </w:tc>
      </w:tr>
      <w:tr w:rsidR="004E5FAF" w14:paraId="033AC618" w14:textId="77777777" w:rsidTr="00852A95">
        <w:tc>
          <w:tcPr>
            <w:tcW w:w="485" w:type="pct"/>
            <w:hideMark/>
          </w:tcPr>
          <w:p w14:paraId="3B18BADF" w14:textId="0B64D5CB" w:rsidR="004E5FAF" w:rsidRPr="004824AC" w:rsidRDefault="00D24445">
            <w:pPr>
              <w:rPr>
                <w:sz w:val="18"/>
                <w:szCs w:val="18"/>
              </w:rPr>
            </w:pPr>
            <w:r w:rsidRPr="004824AC">
              <w:rPr>
                <w:sz w:val="18"/>
                <w:szCs w:val="18"/>
              </w:rPr>
              <w:t>A1 – Buddy 1</w:t>
            </w:r>
          </w:p>
        </w:tc>
        <w:tc>
          <w:tcPr>
            <w:tcW w:w="1052" w:type="pct"/>
            <w:vAlign w:val="center"/>
            <w:hideMark/>
          </w:tcPr>
          <w:p w14:paraId="3EC5DC3F" w14:textId="09AEDE1E" w:rsidR="004E5FAF" w:rsidRPr="004824AC" w:rsidRDefault="00D20759" w:rsidP="00EC4516">
            <w:pPr>
              <w:rPr>
                <w:sz w:val="18"/>
                <w:szCs w:val="18"/>
              </w:rPr>
            </w:pPr>
            <w:r w:rsidRPr="004824AC">
              <w:rPr>
                <w:sz w:val="18"/>
                <w:szCs w:val="18"/>
              </w:rPr>
              <w:t xml:space="preserve">The Pico W can periodically publish MQTT telemetry and heartbeat messages, and recover from WiFi or MQTT broker disconnection, without blocking or delaying time-critical motion, navigation and safety </w:t>
            </w:r>
            <w:r w:rsidRPr="004824AC">
              <w:rPr>
                <w:sz w:val="18"/>
                <w:szCs w:val="18"/>
              </w:rPr>
              <w:lastRenderedPageBreak/>
              <w:t>tasks.</w:t>
            </w:r>
          </w:p>
        </w:tc>
        <w:tc>
          <w:tcPr>
            <w:tcW w:w="0" w:type="auto"/>
            <w:hideMark/>
          </w:tcPr>
          <w:p w14:paraId="479F318E" w14:textId="1BDFF1C8" w:rsidR="004E5FAF" w:rsidRPr="004824AC" w:rsidRDefault="00EC4516" w:rsidP="00EC4516">
            <w:pPr>
              <w:rPr>
                <w:kern w:val="2"/>
                <w:sz w:val="18"/>
                <w:szCs w:val="18"/>
                <w:lang w:val="en-SG" w:eastAsia="en-SG"/>
                <w14:ligatures w14:val="standardContextual"/>
              </w:rPr>
            </w:pPr>
            <w:r w:rsidRPr="004824AC">
              <w:rPr>
                <w:sz w:val="18"/>
                <w:szCs w:val="18"/>
              </w:rPr>
              <w:lastRenderedPageBreak/>
              <w:t>Needs validation</w:t>
            </w:r>
          </w:p>
        </w:tc>
        <w:tc>
          <w:tcPr>
            <w:tcW w:w="0" w:type="auto"/>
            <w:vAlign w:val="center"/>
            <w:hideMark/>
          </w:tcPr>
          <w:p w14:paraId="413CF82A" w14:textId="1DD5EBC1" w:rsidR="004E5FAF" w:rsidRPr="004824AC" w:rsidRDefault="00BF7DB5" w:rsidP="00EC4516">
            <w:pPr>
              <w:rPr>
                <w:sz w:val="18"/>
                <w:szCs w:val="18"/>
              </w:rPr>
            </w:pPr>
            <w:r w:rsidRPr="004824AC">
              <w:rPr>
                <w:sz w:val="18"/>
                <w:szCs w:val="18"/>
              </w:rPr>
              <w:t>The Week 6 task table and communication statechart document the proposed approach. No implementation or timing measurements are available yet.</w:t>
            </w:r>
          </w:p>
        </w:tc>
        <w:tc>
          <w:tcPr>
            <w:tcW w:w="0" w:type="auto"/>
            <w:vAlign w:val="center"/>
            <w:hideMark/>
          </w:tcPr>
          <w:p w14:paraId="5B094C75" w14:textId="43481AD4" w:rsidR="004E5FAF" w:rsidRPr="004824AC" w:rsidRDefault="00763DD9" w:rsidP="00EC4516">
            <w:pPr>
              <w:rPr>
                <w:sz w:val="18"/>
                <w:szCs w:val="18"/>
              </w:rPr>
            </w:pPr>
            <w:r w:rsidRPr="004824AC">
              <w:rPr>
                <w:sz w:val="18"/>
                <w:szCs w:val="18"/>
              </w:rPr>
              <w:t>Blocking network operations or repeated reconnection attempts could delay control tasks, overflow the telemetry queue and produce stale or lost telemetry.</w:t>
            </w:r>
          </w:p>
        </w:tc>
        <w:tc>
          <w:tcPr>
            <w:tcW w:w="0" w:type="auto"/>
            <w:vAlign w:val="center"/>
            <w:hideMark/>
          </w:tcPr>
          <w:p w14:paraId="0EC6FF3F" w14:textId="71635095" w:rsidR="004E5FAF" w:rsidRPr="004824AC" w:rsidRDefault="004D7D1C" w:rsidP="00EC4516">
            <w:pPr>
              <w:rPr>
                <w:sz w:val="18"/>
                <w:szCs w:val="18"/>
              </w:rPr>
            </w:pPr>
            <w:r w:rsidRPr="004824AC">
              <w:rPr>
                <w:sz w:val="18"/>
                <w:szCs w:val="18"/>
              </w:rPr>
              <w:t xml:space="preserve">Publish representative telemetry while simulated or actual control tasks run. Disconnect and reconnect WiFi and the broker, then measure control task timing, queue usage, message loss and </w:t>
            </w:r>
            <w:r w:rsidRPr="004824AC">
              <w:rPr>
                <w:sz w:val="18"/>
                <w:szCs w:val="18"/>
              </w:rPr>
              <w:lastRenderedPageBreak/>
              <w:t>reconnection time. Keep A1 open until the results support it.</w:t>
            </w:r>
          </w:p>
        </w:tc>
      </w:tr>
      <w:tr w:rsidR="004E5FAF" w14:paraId="64BA4086" w14:textId="77777777" w:rsidTr="00852A95">
        <w:tc>
          <w:tcPr>
            <w:tcW w:w="485" w:type="pct"/>
            <w:hideMark/>
          </w:tcPr>
          <w:p w14:paraId="00CE2EA9" w14:textId="4DB595FA" w:rsidR="004E5FAF" w:rsidRPr="004824AC" w:rsidRDefault="004E5FAF">
            <w:pPr>
              <w:rPr>
                <w:sz w:val="18"/>
                <w:szCs w:val="18"/>
              </w:rPr>
            </w:pPr>
            <w:r w:rsidRPr="004824AC">
              <w:rPr>
                <w:sz w:val="18"/>
                <w:szCs w:val="18"/>
              </w:rPr>
              <w:lastRenderedPageBreak/>
              <w:t>A2</w:t>
            </w:r>
            <w:r w:rsidR="004D7D1C" w:rsidRPr="004824AC">
              <w:rPr>
                <w:sz w:val="18"/>
                <w:szCs w:val="18"/>
              </w:rPr>
              <w:t xml:space="preserve"> – Buddy 2</w:t>
            </w:r>
          </w:p>
        </w:tc>
        <w:tc>
          <w:tcPr>
            <w:tcW w:w="1052" w:type="pct"/>
            <w:hideMark/>
          </w:tcPr>
          <w:p w14:paraId="00E0B5C2" w14:textId="7384E218" w:rsidR="004E5FAF" w:rsidRPr="004824AC" w:rsidRDefault="002572BE">
            <w:pPr>
              <w:rPr>
                <w:sz w:val="18"/>
                <w:szCs w:val="18"/>
              </w:rPr>
            </w:pPr>
            <w:r w:rsidRPr="004824AC">
              <w:rPr>
                <w:sz w:val="18"/>
                <w:szCs w:val="18"/>
              </w:rPr>
              <w:t>The robot can reliably decelerate to the fixed creep speed within a short, predictable distance before a queued turn begins, without overshooting into the turn at too high a speed.</w:t>
            </w:r>
          </w:p>
        </w:tc>
        <w:tc>
          <w:tcPr>
            <w:tcW w:w="0" w:type="auto"/>
            <w:hideMark/>
          </w:tcPr>
          <w:p w14:paraId="47A98BF7" w14:textId="753C88CD" w:rsidR="004E5FAF" w:rsidRPr="004824AC" w:rsidRDefault="004D7D1C">
            <w:pPr>
              <w:rPr>
                <w:sz w:val="18"/>
                <w:szCs w:val="18"/>
              </w:rPr>
            </w:pPr>
            <w:r w:rsidRPr="004824AC">
              <w:rPr>
                <w:sz w:val="18"/>
                <w:szCs w:val="18"/>
              </w:rPr>
              <w:t>Needs validation</w:t>
            </w:r>
          </w:p>
        </w:tc>
        <w:tc>
          <w:tcPr>
            <w:tcW w:w="0" w:type="auto"/>
            <w:hideMark/>
          </w:tcPr>
          <w:p w14:paraId="4E6B6E29" w14:textId="40C0DAB9" w:rsidR="004E5FAF" w:rsidRPr="004824AC" w:rsidRDefault="00A7709C">
            <w:pPr>
              <w:rPr>
                <w:sz w:val="18"/>
                <w:szCs w:val="18"/>
              </w:rPr>
            </w:pPr>
            <w:r w:rsidRPr="004824AC">
              <w:rPr>
                <w:sz w:val="18"/>
                <w:szCs w:val="18"/>
              </w:rPr>
              <w:t>The creep-speed requirement (NFR12) and the Motion Control statechart document the intended approach. No physical deceleration measurements are available yet.</w:t>
            </w:r>
          </w:p>
        </w:tc>
        <w:tc>
          <w:tcPr>
            <w:tcW w:w="0" w:type="auto"/>
            <w:hideMark/>
          </w:tcPr>
          <w:p w14:paraId="0A6DE860" w14:textId="3A6489EA" w:rsidR="004E5FAF" w:rsidRPr="004824AC" w:rsidRDefault="00D747A0">
            <w:pPr>
              <w:rPr>
                <w:sz w:val="18"/>
                <w:szCs w:val="18"/>
              </w:rPr>
            </w:pPr>
            <w:r w:rsidRPr="004824AC">
              <w:rPr>
                <w:sz w:val="18"/>
                <w:szCs w:val="18"/>
              </w:rPr>
              <w:t>The 10–15% creep speed and 300 ms debounce are placeholders. Creep speed may fall below the motors' minimum reliable speed, and the deceleration distance has not been measured. If it varies, the turn angle calibration is not valid.</w:t>
            </w:r>
          </w:p>
        </w:tc>
        <w:tc>
          <w:tcPr>
            <w:tcW w:w="0" w:type="auto"/>
            <w:hideMark/>
          </w:tcPr>
          <w:p w14:paraId="3578574F" w14:textId="1910FB02" w:rsidR="004E5FAF" w:rsidRPr="004824AC" w:rsidRDefault="002F16F7">
            <w:pPr>
              <w:rPr>
                <w:sz w:val="18"/>
                <w:szCs w:val="18"/>
              </w:rPr>
            </w:pPr>
            <w:r w:rsidRPr="004824AC">
              <w:rPr>
                <w:sz w:val="18"/>
                <w:szCs w:val="18"/>
              </w:rPr>
              <w:t>Measure the minimum controllable motor speed. Set creep speed as the larger of 15% of cruise speed and that minimum. Bench-test the deceleration profile at several starting speeds and record the distance needed. Then check the turn angle against NFR8. Keep open until the results are repeatable.</w:t>
            </w:r>
          </w:p>
        </w:tc>
      </w:tr>
      <w:tr w:rsidR="004E5FAF" w14:paraId="5F87AA07" w14:textId="77777777" w:rsidTr="00852A95">
        <w:tc>
          <w:tcPr>
            <w:tcW w:w="485" w:type="pct"/>
            <w:hideMark/>
          </w:tcPr>
          <w:p w14:paraId="584A31D0" w14:textId="20B57132" w:rsidR="004E5FAF" w:rsidRPr="004824AC" w:rsidRDefault="006A4487">
            <w:pPr>
              <w:rPr>
                <w:sz w:val="18"/>
                <w:szCs w:val="18"/>
              </w:rPr>
            </w:pPr>
            <w:r w:rsidRPr="004824AC">
              <w:rPr>
                <w:sz w:val="18"/>
                <w:szCs w:val="18"/>
              </w:rPr>
              <w:t>A3 – Buddy 2</w:t>
            </w:r>
          </w:p>
        </w:tc>
        <w:tc>
          <w:tcPr>
            <w:tcW w:w="1052" w:type="pct"/>
            <w:hideMark/>
          </w:tcPr>
          <w:p w14:paraId="3165F04D" w14:textId="10F66E7A" w:rsidR="004E5FAF" w:rsidRPr="004824AC" w:rsidRDefault="006A4487">
            <w:pPr>
              <w:rPr>
                <w:sz w:val="18"/>
                <w:szCs w:val="18"/>
              </w:rPr>
            </w:pPr>
            <w:r w:rsidRPr="004824AC">
              <w:rPr>
                <w:sz w:val="18"/>
                <w:szCs w:val="18"/>
              </w:rPr>
              <w:t>Wheel encoders give reliable, sufficiently fine resolution quadrature signals across the robot's full speed range, including the low creep speed used before turns.</w:t>
            </w:r>
          </w:p>
        </w:tc>
        <w:tc>
          <w:tcPr>
            <w:tcW w:w="0" w:type="auto"/>
            <w:hideMark/>
          </w:tcPr>
          <w:p w14:paraId="2EC0777D" w14:textId="2098AD24" w:rsidR="004E5FAF" w:rsidRPr="004824AC" w:rsidRDefault="006A4487">
            <w:pPr>
              <w:rPr>
                <w:sz w:val="18"/>
                <w:szCs w:val="18"/>
              </w:rPr>
            </w:pPr>
            <w:r w:rsidRPr="004824AC">
              <w:rPr>
                <w:sz w:val="18"/>
                <w:szCs w:val="18"/>
              </w:rPr>
              <w:t>Needs validation</w:t>
            </w:r>
          </w:p>
        </w:tc>
        <w:tc>
          <w:tcPr>
            <w:tcW w:w="0" w:type="auto"/>
            <w:hideMark/>
          </w:tcPr>
          <w:p w14:paraId="28B4D51F" w14:textId="7BBA1A8B" w:rsidR="004E5FAF" w:rsidRPr="004824AC" w:rsidRDefault="00ED4B69">
            <w:pPr>
              <w:rPr>
                <w:sz w:val="18"/>
                <w:szCs w:val="18"/>
              </w:rPr>
            </w:pPr>
            <w:r w:rsidRPr="004824AC">
              <w:rPr>
                <w:sz w:val="18"/>
                <w:szCs w:val="18"/>
              </w:rPr>
              <w:t>The Week 6 pin layout (left encoder GP0/GP1, right encoder GP7/GP28 with interrupts), the Encoder ISR / Tick Counter in the Task Interaction Diagram and the Motion Control statechart document the intended approach. No bench measurements are available yet.</w:t>
            </w:r>
          </w:p>
        </w:tc>
        <w:tc>
          <w:tcPr>
            <w:tcW w:w="0" w:type="auto"/>
            <w:hideMark/>
          </w:tcPr>
          <w:p w14:paraId="3C60D084" w14:textId="3BC2054A" w:rsidR="004E5FAF" w:rsidRPr="004824AC" w:rsidRDefault="000C27C3">
            <w:pPr>
              <w:rPr>
                <w:sz w:val="18"/>
                <w:szCs w:val="18"/>
              </w:rPr>
            </w:pPr>
            <w:r w:rsidRPr="004824AC">
              <w:rPr>
                <w:sz w:val="18"/>
                <w:szCs w:val="18"/>
              </w:rPr>
              <w:t>Encoder resolution (ticks per wheel revolution) has not been measured, and it is not yet confirmed that the encoders give true A/B quadrature, which direction sensing for reverse moves depends on. At creep speed there may be only 0–2 ticks per 20 ms period, which would give noisy speed estimates and could trigger false faults. The RP2040 allows only one GPIO interrupt callback per core, so the encoder interrupts</w:t>
            </w:r>
            <w:r w:rsidR="004F338C" w:rsidRPr="004824AC">
              <w:rPr>
                <w:sz w:val="18"/>
                <w:szCs w:val="18"/>
              </w:rPr>
              <w:t xml:space="preserve"> could clash with other buddies’ pins. The left encoder uses GP0/GP1, which are the default UART0 pins, so debug output must use USB, not UART0 (to confirm on the board). The right encoder uses GP28, which may be affected by the VBAT jumper position (to verify against the Robo Pico schematic).</w:t>
            </w:r>
          </w:p>
        </w:tc>
        <w:tc>
          <w:tcPr>
            <w:tcW w:w="0" w:type="auto"/>
            <w:hideMark/>
          </w:tcPr>
          <w:p w14:paraId="57D50D38" w14:textId="77777777" w:rsidR="009576E9" w:rsidRPr="004824AC" w:rsidRDefault="009576E9" w:rsidP="009576E9">
            <w:pPr>
              <w:rPr>
                <w:sz w:val="18"/>
                <w:szCs w:val="18"/>
              </w:rPr>
            </w:pPr>
            <w:r w:rsidRPr="004824AC">
              <w:rPr>
                <w:sz w:val="18"/>
                <w:szCs w:val="18"/>
              </w:rPr>
              <w:t xml:space="preserve">Rotate each wheel a </w:t>
            </w:r>
          </w:p>
          <w:p w14:paraId="23690F9D" w14:textId="77777777" w:rsidR="009576E9" w:rsidRPr="004824AC" w:rsidRDefault="009576E9" w:rsidP="009576E9">
            <w:pPr>
              <w:rPr>
                <w:sz w:val="18"/>
                <w:szCs w:val="18"/>
              </w:rPr>
            </w:pPr>
            <w:r w:rsidRPr="004824AC">
              <w:rPr>
                <w:sz w:val="18"/>
                <w:szCs w:val="18"/>
              </w:rPr>
              <w:t xml:space="preserve">known number of </w:t>
            </w:r>
          </w:p>
          <w:p w14:paraId="1088AD97" w14:textId="77777777" w:rsidR="009576E9" w:rsidRPr="004824AC" w:rsidRDefault="009576E9" w:rsidP="009576E9">
            <w:pPr>
              <w:rPr>
                <w:sz w:val="18"/>
                <w:szCs w:val="18"/>
              </w:rPr>
            </w:pPr>
            <w:r w:rsidRPr="004824AC">
              <w:rPr>
                <w:sz w:val="18"/>
                <w:szCs w:val="18"/>
              </w:rPr>
              <w:t xml:space="preserve">turns and compare </w:t>
            </w:r>
          </w:p>
          <w:p w14:paraId="66782C21" w14:textId="77777777" w:rsidR="009576E9" w:rsidRPr="004824AC" w:rsidRDefault="009576E9" w:rsidP="009576E9">
            <w:pPr>
              <w:rPr>
                <w:sz w:val="18"/>
                <w:szCs w:val="18"/>
              </w:rPr>
            </w:pPr>
            <w:r w:rsidRPr="004824AC">
              <w:rPr>
                <w:sz w:val="18"/>
                <w:szCs w:val="18"/>
              </w:rPr>
              <w:t xml:space="preserve">the counts. Run at </w:t>
            </w:r>
          </w:p>
          <w:p w14:paraId="2B41E99F" w14:textId="77777777" w:rsidR="009576E9" w:rsidRPr="004824AC" w:rsidRDefault="009576E9" w:rsidP="009576E9">
            <w:pPr>
              <w:rPr>
                <w:sz w:val="18"/>
                <w:szCs w:val="18"/>
              </w:rPr>
            </w:pPr>
            <w:r w:rsidRPr="004824AC">
              <w:rPr>
                <w:sz w:val="18"/>
                <w:szCs w:val="18"/>
              </w:rPr>
              <w:t xml:space="preserve">creep, mid and </w:t>
            </w:r>
          </w:p>
          <w:p w14:paraId="1AAC475D" w14:textId="77777777" w:rsidR="009576E9" w:rsidRPr="004824AC" w:rsidRDefault="009576E9" w:rsidP="009576E9">
            <w:pPr>
              <w:rPr>
                <w:sz w:val="18"/>
                <w:szCs w:val="18"/>
              </w:rPr>
            </w:pPr>
            <w:r w:rsidRPr="004824AC">
              <w:rPr>
                <w:sz w:val="18"/>
                <w:szCs w:val="18"/>
              </w:rPr>
              <w:t xml:space="preserve">maximum speed and </w:t>
            </w:r>
          </w:p>
          <w:p w14:paraId="5E3A8304" w14:textId="77777777" w:rsidR="009576E9" w:rsidRPr="004824AC" w:rsidRDefault="009576E9" w:rsidP="009576E9">
            <w:pPr>
              <w:rPr>
                <w:sz w:val="18"/>
                <w:szCs w:val="18"/>
              </w:rPr>
            </w:pPr>
            <w:r w:rsidRPr="004824AC">
              <w:rPr>
                <w:sz w:val="18"/>
                <w:szCs w:val="18"/>
              </w:rPr>
              <w:t xml:space="preserve">log missed or noisy </w:t>
            </w:r>
          </w:p>
          <w:p w14:paraId="05C10E31" w14:textId="77777777" w:rsidR="009576E9" w:rsidRPr="004824AC" w:rsidRDefault="009576E9" w:rsidP="009576E9">
            <w:pPr>
              <w:rPr>
                <w:sz w:val="18"/>
                <w:szCs w:val="18"/>
              </w:rPr>
            </w:pPr>
            <w:r w:rsidRPr="004824AC">
              <w:rPr>
                <w:sz w:val="18"/>
                <w:szCs w:val="18"/>
              </w:rPr>
              <w:t xml:space="preserve">counts. Confirm the </w:t>
            </w:r>
          </w:p>
          <w:p w14:paraId="5A4A2A31" w14:textId="77777777" w:rsidR="009576E9" w:rsidRPr="004824AC" w:rsidRDefault="009576E9" w:rsidP="009576E9">
            <w:pPr>
              <w:rPr>
                <w:sz w:val="18"/>
                <w:szCs w:val="18"/>
              </w:rPr>
            </w:pPr>
            <w:r w:rsidRPr="004824AC">
              <w:rPr>
                <w:sz w:val="18"/>
                <w:szCs w:val="18"/>
              </w:rPr>
              <w:t xml:space="preserve">encoder type and </w:t>
            </w:r>
          </w:p>
          <w:p w14:paraId="6A418313" w14:textId="77777777" w:rsidR="009576E9" w:rsidRPr="004824AC" w:rsidRDefault="009576E9" w:rsidP="009576E9">
            <w:pPr>
              <w:rPr>
                <w:sz w:val="18"/>
                <w:szCs w:val="18"/>
              </w:rPr>
            </w:pPr>
            <w:r w:rsidRPr="004824AC">
              <w:rPr>
                <w:sz w:val="18"/>
                <w:szCs w:val="18"/>
              </w:rPr>
              <w:t xml:space="preserve">agree a single shared </w:t>
            </w:r>
          </w:p>
          <w:p w14:paraId="6E4E519B" w14:textId="77777777" w:rsidR="009576E9" w:rsidRPr="004824AC" w:rsidRDefault="009576E9" w:rsidP="009576E9">
            <w:pPr>
              <w:rPr>
                <w:sz w:val="18"/>
                <w:szCs w:val="18"/>
              </w:rPr>
            </w:pPr>
            <w:r w:rsidRPr="004824AC">
              <w:rPr>
                <w:sz w:val="18"/>
                <w:szCs w:val="18"/>
              </w:rPr>
              <w:t xml:space="preserve">GPIO interrupt </w:t>
            </w:r>
          </w:p>
          <w:p w14:paraId="4D9DA21E" w14:textId="77777777" w:rsidR="009576E9" w:rsidRPr="004824AC" w:rsidRDefault="009576E9" w:rsidP="009576E9">
            <w:pPr>
              <w:rPr>
                <w:sz w:val="18"/>
                <w:szCs w:val="18"/>
              </w:rPr>
            </w:pPr>
            <w:r w:rsidRPr="004824AC">
              <w:rPr>
                <w:sz w:val="18"/>
                <w:szCs w:val="18"/>
              </w:rPr>
              <w:t xml:space="preserve">handler with Buddies </w:t>
            </w:r>
          </w:p>
          <w:p w14:paraId="336127A6" w14:textId="77777777" w:rsidR="009576E9" w:rsidRPr="004824AC" w:rsidRDefault="009576E9" w:rsidP="009576E9">
            <w:pPr>
              <w:rPr>
                <w:sz w:val="18"/>
                <w:szCs w:val="18"/>
              </w:rPr>
            </w:pPr>
            <w:r w:rsidRPr="004824AC">
              <w:rPr>
                <w:sz w:val="18"/>
                <w:szCs w:val="18"/>
              </w:rPr>
              <w:t xml:space="preserve">3 and 5. Check the </w:t>
            </w:r>
          </w:p>
          <w:p w14:paraId="313AE179" w14:textId="77777777" w:rsidR="009576E9" w:rsidRPr="004824AC" w:rsidRDefault="009576E9" w:rsidP="009576E9">
            <w:pPr>
              <w:rPr>
                <w:sz w:val="18"/>
                <w:szCs w:val="18"/>
              </w:rPr>
            </w:pPr>
            <w:r w:rsidRPr="004824AC">
              <w:rPr>
                <w:sz w:val="18"/>
                <w:szCs w:val="18"/>
              </w:rPr>
              <w:t xml:space="preserve">Robo Pico schematic </w:t>
            </w:r>
          </w:p>
          <w:p w14:paraId="3AE8B473" w14:textId="77777777" w:rsidR="009576E9" w:rsidRPr="004824AC" w:rsidRDefault="009576E9" w:rsidP="009576E9">
            <w:pPr>
              <w:rPr>
                <w:sz w:val="18"/>
                <w:szCs w:val="18"/>
              </w:rPr>
            </w:pPr>
            <w:r w:rsidRPr="004824AC">
              <w:rPr>
                <w:sz w:val="18"/>
                <w:szCs w:val="18"/>
              </w:rPr>
              <w:t xml:space="preserve">and the board for the </w:t>
            </w:r>
          </w:p>
          <w:p w14:paraId="0C5F8349" w14:textId="77777777" w:rsidR="009576E9" w:rsidRPr="004824AC" w:rsidRDefault="009576E9" w:rsidP="009576E9">
            <w:pPr>
              <w:rPr>
                <w:sz w:val="18"/>
                <w:szCs w:val="18"/>
              </w:rPr>
            </w:pPr>
            <w:r w:rsidRPr="004824AC">
              <w:rPr>
                <w:sz w:val="18"/>
                <w:szCs w:val="18"/>
              </w:rPr>
              <w:t xml:space="preserve">VBAT jumper position </w:t>
            </w:r>
          </w:p>
          <w:p w14:paraId="473C4363" w14:textId="77777777" w:rsidR="009576E9" w:rsidRPr="004824AC" w:rsidRDefault="009576E9" w:rsidP="009576E9">
            <w:pPr>
              <w:rPr>
                <w:sz w:val="18"/>
                <w:szCs w:val="18"/>
              </w:rPr>
            </w:pPr>
            <w:r w:rsidRPr="004824AC">
              <w:rPr>
                <w:sz w:val="18"/>
                <w:szCs w:val="18"/>
              </w:rPr>
              <w:t xml:space="preserve">and confirm GP28 </w:t>
            </w:r>
          </w:p>
          <w:p w14:paraId="6DF20BD2" w14:textId="77777777" w:rsidR="009576E9" w:rsidRPr="004824AC" w:rsidRDefault="009576E9" w:rsidP="009576E9">
            <w:pPr>
              <w:rPr>
                <w:sz w:val="18"/>
                <w:szCs w:val="18"/>
              </w:rPr>
            </w:pPr>
            <w:r w:rsidRPr="004824AC">
              <w:rPr>
                <w:sz w:val="18"/>
                <w:szCs w:val="18"/>
              </w:rPr>
              <w:t xml:space="preserve">reads clean encoder </w:t>
            </w:r>
          </w:p>
          <w:p w14:paraId="79BC75D7" w14:textId="77777777" w:rsidR="009576E9" w:rsidRPr="004824AC" w:rsidRDefault="009576E9" w:rsidP="009576E9">
            <w:pPr>
              <w:rPr>
                <w:sz w:val="18"/>
                <w:szCs w:val="18"/>
              </w:rPr>
            </w:pPr>
            <w:r w:rsidRPr="004824AC">
              <w:rPr>
                <w:sz w:val="18"/>
                <w:szCs w:val="18"/>
              </w:rPr>
              <w:t xml:space="preserve">edges. Configure </w:t>
            </w:r>
          </w:p>
          <w:p w14:paraId="4E01B15D" w14:textId="77777777" w:rsidR="009576E9" w:rsidRPr="004824AC" w:rsidRDefault="009576E9" w:rsidP="009576E9">
            <w:pPr>
              <w:rPr>
                <w:sz w:val="18"/>
                <w:szCs w:val="18"/>
              </w:rPr>
            </w:pPr>
            <w:r w:rsidRPr="004824AC">
              <w:rPr>
                <w:sz w:val="18"/>
                <w:szCs w:val="18"/>
              </w:rPr>
              <w:t xml:space="preserve">stdio over USB only </w:t>
            </w:r>
          </w:p>
          <w:p w14:paraId="31FE2B28" w14:textId="77777777" w:rsidR="009576E9" w:rsidRPr="004824AC" w:rsidRDefault="009576E9" w:rsidP="009576E9">
            <w:pPr>
              <w:rPr>
                <w:sz w:val="18"/>
                <w:szCs w:val="18"/>
              </w:rPr>
            </w:pPr>
            <w:r w:rsidRPr="004824AC">
              <w:rPr>
                <w:sz w:val="18"/>
                <w:szCs w:val="18"/>
              </w:rPr>
              <w:t xml:space="preserve">and confirm </w:t>
            </w:r>
          </w:p>
          <w:p w14:paraId="7ECA665C" w14:textId="77777777" w:rsidR="009576E9" w:rsidRPr="004824AC" w:rsidRDefault="009576E9" w:rsidP="009576E9">
            <w:pPr>
              <w:rPr>
                <w:sz w:val="18"/>
                <w:szCs w:val="18"/>
              </w:rPr>
            </w:pPr>
            <w:r w:rsidRPr="004824AC">
              <w:rPr>
                <w:sz w:val="18"/>
                <w:szCs w:val="18"/>
              </w:rPr>
              <w:t xml:space="preserve">GP0/GP1 give clean </w:t>
            </w:r>
          </w:p>
          <w:p w14:paraId="35C5C68B" w14:textId="77777777" w:rsidR="009576E9" w:rsidRPr="004824AC" w:rsidRDefault="009576E9" w:rsidP="009576E9">
            <w:pPr>
              <w:rPr>
                <w:sz w:val="18"/>
                <w:szCs w:val="18"/>
              </w:rPr>
            </w:pPr>
            <w:r w:rsidRPr="004824AC">
              <w:rPr>
                <w:sz w:val="18"/>
                <w:szCs w:val="18"/>
              </w:rPr>
              <w:t xml:space="preserve">edges with debug </w:t>
            </w:r>
          </w:p>
          <w:p w14:paraId="692C3204" w14:textId="3926E17C" w:rsidR="004E5FAF" w:rsidRPr="004824AC" w:rsidRDefault="009576E9">
            <w:pPr>
              <w:rPr>
                <w:sz w:val="18"/>
                <w:szCs w:val="18"/>
              </w:rPr>
            </w:pPr>
            <w:r w:rsidRPr="004824AC">
              <w:rPr>
                <w:sz w:val="18"/>
                <w:szCs w:val="18"/>
              </w:rPr>
              <w:t>output running. Keep</w:t>
            </w:r>
            <w:r w:rsidR="003639D1" w:rsidRPr="004824AC">
              <w:rPr>
                <w:sz w:val="18"/>
                <w:szCs w:val="18"/>
              </w:rPr>
              <w:t xml:space="preserve"> open until the counts match the measured distance.</w:t>
            </w:r>
          </w:p>
        </w:tc>
      </w:tr>
      <w:tr w:rsidR="00D9626C" w14:paraId="152F5357" w14:textId="77777777" w:rsidTr="00852A95">
        <w:tc>
          <w:tcPr>
            <w:tcW w:w="485" w:type="pct"/>
          </w:tcPr>
          <w:p w14:paraId="0FB2445E" w14:textId="7E7DEA75" w:rsidR="003639D1" w:rsidRPr="004824AC" w:rsidRDefault="004F2A73" w:rsidP="006A4487">
            <w:pPr>
              <w:rPr>
                <w:sz w:val="18"/>
                <w:szCs w:val="18"/>
              </w:rPr>
            </w:pPr>
            <w:r w:rsidRPr="004824AC">
              <w:rPr>
                <w:sz w:val="18"/>
                <w:szCs w:val="18"/>
              </w:rPr>
              <w:t>A4 — Buddy 3</w:t>
            </w:r>
          </w:p>
        </w:tc>
        <w:tc>
          <w:tcPr>
            <w:tcW w:w="1052" w:type="pct"/>
          </w:tcPr>
          <w:p w14:paraId="44F584AB" w14:textId="2223F978" w:rsidR="003639D1" w:rsidRPr="004824AC" w:rsidRDefault="00F53B6A" w:rsidP="006A4487">
            <w:pPr>
              <w:rPr>
                <w:sz w:val="18"/>
                <w:szCs w:val="18"/>
              </w:rPr>
            </w:pPr>
            <w:r w:rsidRPr="004824AC">
              <w:rPr>
                <w:sz w:val="18"/>
                <w:szCs w:val="18"/>
              </w:rPr>
              <w:t>The digital IR sensors can tell the difference between the barcode and a normal line or curve.</w:t>
            </w:r>
          </w:p>
        </w:tc>
        <w:tc>
          <w:tcPr>
            <w:tcW w:w="0" w:type="auto"/>
          </w:tcPr>
          <w:p w14:paraId="19EF68A5" w14:textId="36F3C3BC" w:rsidR="003639D1" w:rsidRPr="004824AC" w:rsidRDefault="006354AE" w:rsidP="006A4487">
            <w:pPr>
              <w:rPr>
                <w:sz w:val="18"/>
                <w:szCs w:val="18"/>
              </w:rPr>
            </w:pPr>
            <w:r w:rsidRPr="004824AC">
              <w:rPr>
                <w:sz w:val="18"/>
                <w:szCs w:val="18"/>
              </w:rPr>
              <w:t>Needs validation</w:t>
            </w:r>
          </w:p>
        </w:tc>
        <w:tc>
          <w:tcPr>
            <w:tcW w:w="0" w:type="auto"/>
          </w:tcPr>
          <w:p w14:paraId="108E3139" w14:textId="562B226E" w:rsidR="003639D1" w:rsidRPr="004824AC" w:rsidRDefault="00305121" w:rsidP="006A4487">
            <w:pPr>
              <w:rPr>
                <w:sz w:val="18"/>
                <w:szCs w:val="18"/>
              </w:rPr>
            </w:pPr>
            <w:r w:rsidRPr="004824AC">
              <w:rPr>
                <w:sz w:val="18"/>
                <w:szCs w:val="18"/>
              </w:rPr>
              <w:t>The specification gives the line and barcode dimensions, but we have not confirmed the sensor readings on the moving car.</w:t>
            </w:r>
          </w:p>
        </w:tc>
        <w:tc>
          <w:tcPr>
            <w:tcW w:w="0" w:type="auto"/>
          </w:tcPr>
          <w:p w14:paraId="3A0322C9" w14:textId="09693550" w:rsidR="003639D1" w:rsidRPr="004824AC" w:rsidRDefault="00422090" w:rsidP="006A4487">
            <w:pPr>
              <w:rPr>
                <w:sz w:val="18"/>
                <w:szCs w:val="18"/>
              </w:rPr>
            </w:pPr>
            <w:r w:rsidRPr="004824AC">
              <w:rPr>
                <w:sz w:val="18"/>
                <w:szCs w:val="18"/>
              </w:rPr>
              <w:t>A curve might be mistaken for a barcode, or the barcode might not be read correctly.</w:t>
            </w:r>
          </w:p>
        </w:tc>
        <w:tc>
          <w:tcPr>
            <w:tcW w:w="0" w:type="auto"/>
          </w:tcPr>
          <w:p w14:paraId="255A5303" w14:textId="197B4E26" w:rsidR="003639D1" w:rsidRPr="004824AC" w:rsidRDefault="002D064F" w:rsidP="009576E9">
            <w:pPr>
              <w:rPr>
                <w:sz w:val="18"/>
                <w:szCs w:val="18"/>
              </w:rPr>
            </w:pPr>
            <w:r w:rsidRPr="004824AC">
              <w:rPr>
                <w:sz w:val="18"/>
                <w:szCs w:val="18"/>
              </w:rPr>
              <w:t>Test the line, curves and barcode at different speeds. Keep this open until the readings are reliable.</w:t>
            </w:r>
          </w:p>
        </w:tc>
      </w:tr>
      <w:tr w:rsidR="00D9626C" w14:paraId="713F846E" w14:textId="77777777" w:rsidTr="00852A95">
        <w:tc>
          <w:tcPr>
            <w:tcW w:w="485" w:type="pct"/>
          </w:tcPr>
          <w:p w14:paraId="44F84C61" w14:textId="049FDD84" w:rsidR="003639D1" w:rsidRPr="004824AC" w:rsidRDefault="000D0766" w:rsidP="006A4487">
            <w:pPr>
              <w:rPr>
                <w:sz w:val="18"/>
                <w:szCs w:val="18"/>
              </w:rPr>
            </w:pPr>
            <w:r w:rsidRPr="004824AC">
              <w:rPr>
                <w:sz w:val="18"/>
                <w:szCs w:val="18"/>
              </w:rPr>
              <w:t>A5 — Buddy 4</w:t>
            </w:r>
          </w:p>
        </w:tc>
        <w:tc>
          <w:tcPr>
            <w:tcW w:w="1052" w:type="pct"/>
          </w:tcPr>
          <w:p w14:paraId="0497030D" w14:textId="3705DE0A" w:rsidR="003639D1" w:rsidRPr="004824AC" w:rsidRDefault="00162DDE" w:rsidP="006A4487">
            <w:pPr>
              <w:rPr>
                <w:sz w:val="18"/>
                <w:szCs w:val="18"/>
              </w:rPr>
            </w:pPr>
            <w:r w:rsidRPr="004824AC">
              <w:rPr>
                <w:sz w:val="18"/>
                <w:szCs w:val="18"/>
              </w:rPr>
              <w:t xml:space="preserve">The IMU can provide stable and accurate enough acceleration and gyroscope readings for detecting humps, tilt, </w:t>
            </w:r>
            <w:r w:rsidRPr="004824AC">
              <w:rPr>
                <w:sz w:val="18"/>
                <w:szCs w:val="18"/>
              </w:rPr>
              <w:lastRenderedPageBreak/>
              <w:t>collisions and turn rate.</w:t>
            </w:r>
          </w:p>
        </w:tc>
        <w:tc>
          <w:tcPr>
            <w:tcW w:w="0" w:type="auto"/>
          </w:tcPr>
          <w:p w14:paraId="305CCD16" w14:textId="2837D1A7" w:rsidR="003639D1" w:rsidRPr="004824AC" w:rsidRDefault="00F63A37" w:rsidP="006A4487">
            <w:pPr>
              <w:rPr>
                <w:sz w:val="18"/>
                <w:szCs w:val="18"/>
              </w:rPr>
            </w:pPr>
            <w:r w:rsidRPr="004824AC">
              <w:rPr>
                <w:sz w:val="18"/>
                <w:szCs w:val="18"/>
              </w:rPr>
              <w:lastRenderedPageBreak/>
              <w:t>Needs validation</w:t>
            </w:r>
          </w:p>
        </w:tc>
        <w:tc>
          <w:tcPr>
            <w:tcW w:w="0" w:type="auto"/>
          </w:tcPr>
          <w:p w14:paraId="733483C8" w14:textId="221CE9B9" w:rsidR="003639D1" w:rsidRPr="004824AC" w:rsidRDefault="00774AA8" w:rsidP="006A4487">
            <w:pPr>
              <w:rPr>
                <w:sz w:val="18"/>
                <w:szCs w:val="18"/>
              </w:rPr>
            </w:pPr>
            <w:r w:rsidRPr="004824AC">
              <w:rPr>
                <w:sz w:val="18"/>
                <w:szCs w:val="18"/>
              </w:rPr>
              <w:t xml:space="preserve">FR5, FR6, FR16, FR19, NFR13, NFR14, the IMU pin layout and the Buddy 4 statechart document the </w:t>
            </w:r>
            <w:r w:rsidRPr="004824AC">
              <w:rPr>
                <w:sz w:val="18"/>
                <w:szCs w:val="18"/>
              </w:rPr>
              <w:lastRenderedPageBreak/>
              <w:t>approach. No stationary, driving or hump test logs collected yet.</w:t>
            </w:r>
          </w:p>
        </w:tc>
        <w:tc>
          <w:tcPr>
            <w:tcW w:w="0" w:type="auto"/>
          </w:tcPr>
          <w:p w14:paraId="40B071BD" w14:textId="1CB80EB0" w:rsidR="003639D1" w:rsidRPr="004824AC" w:rsidRDefault="009A6C5B" w:rsidP="006A4487">
            <w:pPr>
              <w:rPr>
                <w:sz w:val="18"/>
                <w:szCs w:val="18"/>
              </w:rPr>
            </w:pPr>
            <w:r w:rsidRPr="004824AC">
              <w:rPr>
                <w:sz w:val="18"/>
                <w:szCs w:val="18"/>
              </w:rPr>
              <w:lastRenderedPageBreak/>
              <w:t xml:space="preserve">Vibration and motor noise could cause false hump or collision events, and hump height may be </w:t>
            </w:r>
            <w:r w:rsidRPr="004824AC">
              <w:rPr>
                <w:sz w:val="18"/>
                <w:szCs w:val="18"/>
              </w:rPr>
              <w:lastRenderedPageBreak/>
              <w:t>inaccurate.</w:t>
            </w:r>
          </w:p>
        </w:tc>
        <w:tc>
          <w:tcPr>
            <w:tcW w:w="0" w:type="auto"/>
          </w:tcPr>
          <w:p w14:paraId="4C0830A8" w14:textId="66E800AB" w:rsidR="003639D1" w:rsidRPr="004824AC" w:rsidRDefault="00701DC3" w:rsidP="009576E9">
            <w:pPr>
              <w:rPr>
                <w:sz w:val="18"/>
                <w:szCs w:val="18"/>
              </w:rPr>
            </w:pPr>
            <w:r w:rsidRPr="004824AC">
              <w:rPr>
                <w:sz w:val="18"/>
                <w:szCs w:val="18"/>
              </w:rPr>
              <w:lastRenderedPageBreak/>
              <w:t xml:space="preserve">Log stationary and driving data, drive over a known hump and do controlled turns. Set thresholds from the </w:t>
            </w:r>
            <w:r w:rsidRPr="004824AC">
              <w:rPr>
                <w:sz w:val="18"/>
                <w:szCs w:val="18"/>
              </w:rPr>
              <w:lastRenderedPageBreak/>
              <w:t>logs and keep this open until detections are reliable.</w:t>
            </w:r>
          </w:p>
        </w:tc>
      </w:tr>
      <w:tr w:rsidR="00D9626C" w14:paraId="225FA377" w14:textId="77777777" w:rsidTr="00852A95">
        <w:tc>
          <w:tcPr>
            <w:tcW w:w="485" w:type="pct"/>
          </w:tcPr>
          <w:p w14:paraId="3ACF44C3" w14:textId="522E65A8" w:rsidR="003639D1" w:rsidRPr="004824AC" w:rsidRDefault="00852A95" w:rsidP="006A4487">
            <w:pPr>
              <w:rPr>
                <w:sz w:val="18"/>
                <w:szCs w:val="18"/>
              </w:rPr>
            </w:pPr>
            <w:r w:rsidRPr="004824AC">
              <w:rPr>
                <w:sz w:val="18"/>
                <w:szCs w:val="18"/>
              </w:rPr>
              <w:lastRenderedPageBreak/>
              <w:t>A6 — Buddy 5</w:t>
            </w:r>
          </w:p>
        </w:tc>
        <w:tc>
          <w:tcPr>
            <w:tcW w:w="1052" w:type="pct"/>
          </w:tcPr>
          <w:p w14:paraId="3C8DC81A" w14:textId="1F3CB376" w:rsidR="003639D1" w:rsidRPr="004824AC" w:rsidRDefault="008E3B71" w:rsidP="006A4487">
            <w:pPr>
              <w:rPr>
                <w:sz w:val="18"/>
                <w:szCs w:val="18"/>
              </w:rPr>
            </w:pPr>
            <w:r w:rsidRPr="004824AC">
              <w:rPr>
                <w:sz w:val="18"/>
                <w:szCs w:val="18"/>
              </w:rPr>
              <w:t>Ultrasonic measurements are stable over the required detection range, and servo positioning is repeatable during coarse and fine scans.</w:t>
            </w:r>
          </w:p>
        </w:tc>
        <w:tc>
          <w:tcPr>
            <w:tcW w:w="0" w:type="auto"/>
          </w:tcPr>
          <w:p w14:paraId="2642706D" w14:textId="67074DF9" w:rsidR="003639D1" w:rsidRPr="004824AC" w:rsidRDefault="00A66FE1" w:rsidP="006A4487">
            <w:pPr>
              <w:rPr>
                <w:sz w:val="18"/>
                <w:szCs w:val="18"/>
              </w:rPr>
            </w:pPr>
            <w:r w:rsidRPr="004824AC">
              <w:rPr>
                <w:sz w:val="18"/>
                <w:szCs w:val="18"/>
              </w:rPr>
              <w:t>Needs validation</w:t>
            </w:r>
          </w:p>
        </w:tc>
        <w:tc>
          <w:tcPr>
            <w:tcW w:w="0" w:type="auto"/>
          </w:tcPr>
          <w:p w14:paraId="5DDFDD6A" w14:textId="0CE00ED2" w:rsidR="003639D1" w:rsidRPr="004824AC" w:rsidRDefault="00EC0968" w:rsidP="006A4487">
            <w:pPr>
              <w:rPr>
                <w:sz w:val="18"/>
                <w:szCs w:val="18"/>
              </w:rPr>
            </w:pPr>
            <w:r w:rsidRPr="004824AC">
              <w:rPr>
                <w:sz w:val="18"/>
                <w:szCs w:val="18"/>
              </w:rPr>
              <w:t>FR8–FR12, ultrasonic/servo pin layout, Buddy 5 task structure and statechart document the intended approach. No physical scan measurements supplied.</w:t>
            </w:r>
          </w:p>
        </w:tc>
        <w:tc>
          <w:tcPr>
            <w:tcW w:w="0" w:type="auto"/>
          </w:tcPr>
          <w:p w14:paraId="703E00D9" w14:textId="280309F6" w:rsidR="003639D1" w:rsidRPr="004824AC" w:rsidRDefault="00FA3015" w:rsidP="006A4487">
            <w:pPr>
              <w:rPr>
                <w:sz w:val="18"/>
                <w:szCs w:val="18"/>
              </w:rPr>
            </w:pPr>
            <w:r w:rsidRPr="004824AC">
              <w:rPr>
                <w:sz w:val="18"/>
                <w:szCs w:val="18"/>
              </w:rPr>
              <w:t>Noisy distances or inaccurate servo positioning may generate incorrect profiles and unsafe avoidance decisions.</w:t>
            </w:r>
          </w:p>
        </w:tc>
        <w:tc>
          <w:tcPr>
            <w:tcW w:w="0" w:type="auto"/>
          </w:tcPr>
          <w:p w14:paraId="15B380C4" w14:textId="0B54EF8E" w:rsidR="003639D1" w:rsidRPr="004824AC" w:rsidRDefault="00AE4CF6" w:rsidP="009576E9">
            <w:pPr>
              <w:rPr>
                <w:sz w:val="18"/>
                <w:szCs w:val="18"/>
              </w:rPr>
            </w:pPr>
            <w:r w:rsidRPr="004824AC">
              <w:rPr>
                <w:sz w:val="18"/>
                <w:szCs w:val="18"/>
              </w:rPr>
              <w:t>Scan known obstacles at several distances and angles. Compare estimated boundaries with physical measurements and record scan timing and repeatability.</w:t>
            </w:r>
          </w:p>
        </w:tc>
      </w:tr>
    </w:tbl>
    <w:p w14:paraId="7EB39727" w14:textId="77777777" w:rsidR="001C54A0" w:rsidRDefault="001C54A0"/>
    <w:p w14:paraId="74A8D60D" w14:textId="77777777" w:rsidR="001C54A0" w:rsidRDefault="001C54A0"/>
    <w:p w14:paraId="358FF381" w14:textId="77777777" w:rsidR="00095825" w:rsidRDefault="00095825">
      <w:pPr>
        <w:rPr>
          <w:rFonts w:ascii="Aptos Display" w:eastAsiaTheme="majorEastAsia" w:hAnsi="Aptos Display" w:cstheme="majorBidi"/>
          <w:b/>
          <w:bCs/>
          <w:color w:val="1F4E79"/>
          <w:sz w:val="28"/>
          <w:szCs w:val="28"/>
        </w:rPr>
      </w:pPr>
      <w:r>
        <w:rPr>
          <w:rFonts w:ascii="Aptos Display" w:hAnsi="Aptos Display"/>
          <w:color w:val="1F4E79"/>
        </w:rPr>
        <w:br w:type="page"/>
      </w:r>
    </w:p>
    <w:p w14:paraId="044F94F8" w14:textId="597D4369" w:rsidR="00BE09C9" w:rsidRDefault="00B409F7">
      <w:pPr>
        <w:pStyle w:val="Heading1"/>
      </w:pPr>
      <w:r>
        <w:rPr>
          <w:rFonts w:ascii="Aptos Display" w:hAnsi="Aptos Display"/>
          <w:color w:val="1F4E79"/>
        </w:rPr>
        <w:lastRenderedPageBreak/>
        <w:t>Version B: Live Zoom-Updated Version</w:t>
      </w:r>
    </w:p>
    <w:tbl>
      <w:tblPr>
        <w:tblW w:w="0" w:type="auto"/>
        <w:jc w:val="center"/>
        <w:tblLook w:val="04A0" w:firstRow="1" w:lastRow="0" w:firstColumn="1" w:lastColumn="0" w:noHBand="0" w:noVBand="1"/>
      </w:tblPr>
      <w:tblGrid>
        <w:gridCol w:w="10166"/>
      </w:tblGrid>
      <w:tr w:rsidR="00BE09C9" w14:paraId="013DB4BB" w14:textId="77777777">
        <w:trPr>
          <w:jc w:val="center"/>
        </w:trPr>
        <w:tc>
          <w:tcPr>
            <w:tcW w:w="10166" w:type="dxa"/>
            <w:shd w:val="clear" w:color="auto" w:fill="FCE4D6"/>
          </w:tcPr>
          <w:p w14:paraId="7C12967A" w14:textId="77777777" w:rsidR="00BE09C9" w:rsidRDefault="00B409F7">
            <w:r>
              <w:rPr>
                <w:b/>
                <w:color w:val="1F4E79"/>
              </w:rPr>
              <w:t>Instructions</w:t>
            </w:r>
          </w:p>
          <w:p w14:paraId="7023C2D9" w14:textId="77777777" w:rsidR="00BE09C9" w:rsidRDefault="00B409F7">
            <w:pPr>
              <w:spacing w:after="20"/>
              <w:ind w:left="216"/>
            </w:pPr>
            <w:r>
              <w:rPr>
                <w:b/>
                <w:sz w:val="18"/>
              </w:rPr>
              <w:t xml:space="preserve">• </w:t>
            </w:r>
            <w:r>
              <w:rPr>
                <w:sz w:val="18"/>
              </w:rPr>
              <w:t>During the recorded Zoom session, update this section live or immediately from discussion notes.</w:t>
            </w:r>
          </w:p>
          <w:p w14:paraId="26F6FAD7" w14:textId="77777777" w:rsidR="00BE09C9" w:rsidRDefault="00B409F7">
            <w:pPr>
              <w:spacing w:after="20"/>
              <w:ind w:left="216"/>
            </w:pPr>
            <w:r>
              <w:rPr>
                <w:b/>
                <w:sz w:val="18"/>
              </w:rPr>
              <w:t xml:space="preserve">• </w:t>
            </w:r>
            <w:r>
              <w:rPr>
                <w:sz w:val="18"/>
              </w:rPr>
              <w:t>Record what changed from Version A and why. A change without justification is weak evidence.</w:t>
            </w:r>
          </w:p>
          <w:p w14:paraId="6C01D542" w14:textId="77777777" w:rsidR="00BE09C9" w:rsidRDefault="00B409F7">
            <w:pPr>
              <w:spacing w:after="20"/>
              <w:ind w:left="216"/>
            </w:pPr>
            <w:r>
              <w:rPr>
                <w:b/>
                <w:sz w:val="18"/>
              </w:rPr>
              <w:t xml:space="preserve">• </w:t>
            </w:r>
            <w:r>
              <w:rPr>
                <w:sz w:val="18"/>
              </w:rPr>
              <w:t>Every buddy must contribute at least one challenge, defence, trade-off, or correction.</w:t>
            </w:r>
          </w:p>
          <w:p w14:paraId="1D5F25F0" w14:textId="77777777" w:rsidR="00BE09C9" w:rsidRDefault="00B409F7">
            <w:pPr>
              <w:spacing w:after="20"/>
              <w:ind w:left="216"/>
            </w:pPr>
            <w:r>
              <w:rPr>
                <w:b/>
                <w:sz w:val="18"/>
              </w:rPr>
              <w:t xml:space="preserve">• </w:t>
            </w:r>
            <w:r>
              <w:rPr>
                <w:sz w:val="18"/>
              </w:rPr>
              <w:t>Any use of AI during the Zoom session must be screen-shared and visible to all participants at the point it is being discussed.</w:t>
            </w:r>
          </w:p>
          <w:p w14:paraId="663F1D76" w14:textId="77777777" w:rsidR="00BE09C9" w:rsidRDefault="00B409F7">
            <w:pPr>
              <w:spacing w:after="20"/>
              <w:ind w:left="216"/>
            </w:pPr>
            <w:r>
              <w:rPr>
                <w:b/>
                <w:sz w:val="18"/>
              </w:rPr>
              <w:t xml:space="preserve">• </w:t>
            </w:r>
            <w:r>
              <w:rPr>
                <w:sz w:val="18"/>
              </w:rPr>
              <w:t>If AI-generated content is introduced during the live discussion, the team must explain the prompt used, the output received, and why the output is being considered.</w:t>
            </w:r>
          </w:p>
          <w:p w14:paraId="1E5A1754" w14:textId="77777777" w:rsidR="00BE09C9" w:rsidRDefault="00B409F7">
            <w:pPr>
              <w:spacing w:after="20"/>
              <w:ind w:left="216"/>
            </w:pPr>
            <w:r>
              <w:rPr>
                <w:b/>
                <w:sz w:val="18"/>
              </w:rPr>
              <w:t xml:space="preserve">• </w:t>
            </w:r>
            <w:r>
              <w:rPr>
                <w:sz w:val="18"/>
              </w:rPr>
              <w:t>AI suggestions must be challenged, validated, refined, or rejected through human engineering discussion; “AI said so” is not sufficient justification.</w:t>
            </w:r>
          </w:p>
        </w:tc>
      </w:tr>
    </w:tbl>
    <w:p w14:paraId="18B5DF8C" w14:textId="77777777" w:rsidR="004E5FAF" w:rsidRDefault="004E5FAF">
      <w:pPr>
        <w:rPr>
          <w:kern w:val="2"/>
          <w:szCs w:val="20"/>
          <w:lang w:val="en-SG" w:eastAsia="en-SG"/>
          <w14:ligatures w14:val="standardContextual"/>
        </w:rPr>
      </w:pPr>
      <w:r>
        <w:rPr>
          <w:b/>
          <w:bCs/>
        </w:rPr>
        <w:t>Acceptable evidence examples:</w:t>
      </w:r>
      <w:r>
        <w:t xml:space="preserve"> GitHub commit link, short test log, video timestamp, oscilloscope or serial monitor screenshot, pin test result, task timing measurement, AI prompt and critique, meeting decision note, or photo of hardware wiring.</w:t>
      </w:r>
    </w:p>
    <w:p w14:paraId="374B1ACA" w14:textId="797FFA31" w:rsidR="00BE09C9" w:rsidRDefault="6F018EA2" w:rsidP="0D47E6EB">
      <w:pPr>
        <w:rPr>
          <w:lang w:val="en-SG" w:eastAsia="en-SG"/>
        </w:rPr>
      </w:pPr>
      <w:r w:rsidRPr="0D47E6EB">
        <w:rPr>
          <w:b/>
          <w:bCs/>
        </w:rPr>
        <w:t>AI-use declaration:</w:t>
      </w:r>
      <w:r>
        <w:t xml:space="preserve"> Do not ask AI to complete this template on behalf of the team. Use AI as a reviewer, challenger, or brainstorming partner. The team confirms that all final entries were reviewed, corrected, and accepted by the team, and that every member can explain the decisions related to their subsystem.</w:t>
      </w:r>
    </w:p>
    <w:p w14:paraId="574F7B58" w14:textId="77777777" w:rsidR="00BE09C9" w:rsidRDefault="00B409F7">
      <w:pPr>
        <w:pStyle w:val="Heading2"/>
        <w:rPr>
          <w:rFonts w:ascii="Aptos Display" w:hAnsi="Aptos Display"/>
          <w:color w:val="E97132"/>
        </w:rPr>
      </w:pPr>
      <w:r>
        <w:rPr>
          <w:rFonts w:ascii="Aptos Display" w:hAnsi="Aptos Display"/>
          <w:color w:val="E97132"/>
        </w:rPr>
        <w:t>Buddy Contributions During Zoom</w:t>
      </w:r>
    </w:p>
    <w:p w14:paraId="1A84D99E" w14:textId="77777777" w:rsidR="00064CB5" w:rsidRDefault="00064CB5" w:rsidP="00064CB5">
      <w:pPr>
        <w:rPr>
          <w:kern w:val="2"/>
          <w:szCs w:val="20"/>
          <w:lang w:val="en-SG" w:eastAsia="en-SG"/>
          <w14:ligatures w14:val="standardContextual"/>
        </w:rPr>
      </w:pPr>
      <w:r>
        <w:t xml:space="preserve">Each buddy must complete </w:t>
      </w:r>
      <w:r>
        <w:rPr>
          <w:b/>
          <w:bCs/>
        </w:rPr>
        <w:t>one row</w:t>
      </w:r>
      <w:r>
        <w:t>. The contribution must be a real technical challenge, defence, trade-off, or correction raised during Zoom, not only an attendance statement.</w:t>
      </w:r>
    </w:p>
    <w:tbl>
      <w:tblPr>
        <w:tblStyle w:val="TableGrid"/>
        <w:tblW w:w="0" w:type="auto"/>
        <w:jc w:val="center"/>
        <w:tblLook w:val="04A0" w:firstRow="1" w:lastRow="0" w:firstColumn="1" w:lastColumn="0" w:noHBand="0" w:noVBand="1"/>
      </w:tblPr>
      <w:tblGrid>
        <w:gridCol w:w="1267"/>
        <w:gridCol w:w="2880"/>
        <w:gridCol w:w="2880"/>
        <w:gridCol w:w="2880"/>
      </w:tblGrid>
      <w:tr w:rsidR="00BE09C9" w14:paraId="2FE5A98D" w14:textId="77777777" w:rsidTr="00E91E2D">
        <w:trPr>
          <w:jc w:val="center"/>
        </w:trPr>
        <w:tc>
          <w:tcPr>
            <w:tcW w:w="1267" w:type="dxa"/>
            <w:shd w:val="clear" w:color="auto" w:fill="1F4E79"/>
            <w:vAlign w:val="center"/>
          </w:tcPr>
          <w:p w14:paraId="1F3BBA9C" w14:textId="77777777" w:rsidR="00BE09C9" w:rsidRPr="00A94DF3" w:rsidRDefault="00B409F7">
            <w:pPr>
              <w:rPr>
                <w:sz w:val="18"/>
                <w:szCs w:val="18"/>
              </w:rPr>
            </w:pPr>
            <w:r w:rsidRPr="00A94DF3">
              <w:rPr>
                <w:b/>
                <w:color w:val="FFFFFF"/>
                <w:sz w:val="18"/>
                <w:szCs w:val="18"/>
              </w:rPr>
              <w:t>Buddy</w:t>
            </w:r>
          </w:p>
        </w:tc>
        <w:tc>
          <w:tcPr>
            <w:tcW w:w="2880" w:type="dxa"/>
            <w:shd w:val="clear" w:color="auto" w:fill="1F4E79"/>
            <w:tcMar>
              <w:top w:w="0" w:type="dxa"/>
              <w:left w:w="108" w:type="dxa"/>
              <w:bottom w:w="0" w:type="dxa"/>
              <w:right w:w="108" w:type="dxa"/>
            </w:tcMar>
            <w:vAlign w:val="center"/>
            <w:hideMark/>
          </w:tcPr>
          <w:p w14:paraId="5172ABC4" w14:textId="2E3573C0" w:rsidR="00BE09C9" w:rsidRPr="00A94DF3" w:rsidRDefault="004E5FAF" w:rsidP="004E5FAF">
            <w:pPr>
              <w:rPr>
                <w:sz w:val="18"/>
                <w:szCs w:val="18"/>
              </w:rPr>
            </w:pPr>
            <w:r w:rsidRPr="00A94DF3">
              <w:rPr>
                <w:b/>
                <w:bCs/>
                <w:color w:val="FFFFFF"/>
                <w:sz w:val="18"/>
                <w:szCs w:val="18"/>
              </w:rPr>
              <w:t>Key challenge, concern, or argument raised</w:t>
            </w:r>
          </w:p>
        </w:tc>
        <w:tc>
          <w:tcPr>
            <w:tcW w:w="2880" w:type="dxa"/>
            <w:shd w:val="clear" w:color="auto" w:fill="1F4E79"/>
            <w:vAlign w:val="center"/>
          </w:tcPr>
          <w:p w14:paraId="373467C7" w14:textId="77777777" w:rsidR="00BE09C9" w:rsidRPr="00A94DF3" w:rsidRDefault="00B409F7">
            <w:pPr>
              <w:rPr>
                <w:sz w:val="18"/>
                <w:szCs w:val="18"/>
              </w:rPr>
            </w:pPr>
            <w:r w:rsidRPr="00A94DF3">
              <w:rPr>
                <w:b/>
                <w:color w:val="FFFFFF"/>
                <w:sz w:val="18"/>
                <w:szCs w:val="18"/>
              </w:rPr>
              <w:t>Challenge received</w:t>
            </w:r>
          </w:p>
        </w:tc>
        <w:tc>
          <w:tcPr>
            <w:tcW w:w="2880" w:type="dxa"/>
            <w:shd w:val="clear" w:color="auto" w:fill="1F4E79"/>
            <w:vAlign w:val="center"/>
          </w:tcPr>
          <w:p w14:paraId="707E1482" w14:textId="77777777" w:rsidR="00BE09C9" w:rsidRPr="00A94DF3" w:rsidRDefault="00B409F7">
            <w:pPr>
              <w:rPr>
                <w:sz w:val="18"/>
                <w:szCs w:val="18"/>
              </w:rPr>
            </w:pPr>
            <w:r w:rsidRPr="00A94DF3">
              <w:rPr>
                <w:b/>
                <w:color w:val="FFFFFF"/>
                <w:sz w:val="18"/>
                <w:szCs w:val="18"/>
              </w:rPr>
              <w:t>Decision or compromise reached</w:t>
            </w:r>
          </w:p>
        </w:tc>
      </w:tr>
      <w:tr w:rsidR="00BE09C9" w14:paraId="6A637C87" w14:textId="77777777" w:rsidTr="00E91E2D">
        <w:trPr>
          <w:jc w:val="center"/>
        </w:trPr>
        <w:tc>
          <w:tcPr>
            <w:tcW w:w="1267" w:type="dxa"/>
            <w:vAlign w:val="center"/>
          </w:tcPr>
          <w:p w14:paraId="18A65679" w14:textId="77777777" w:rsidR="00BE09C9" w:rsidRPr="00A94DF3" w:rsidRDefault="00B409F7">
            <w:pPr>
              <w:rPr>
                <w:sz w:val="18"/>
                <w:szCs w:val="18"/>
              </w:rPr>
            </w:pPr>
            <w:r w:rsidRPr="00A94DF3">
              <w:rPr>
                <w:sz w:val="18"/>
                <w:szCs w:val="18"/>
              </w:rPr>
              <w:t>Buddy 1</w:t>
            </w:r>
          </w:p>
        </w:tc>
        <w:tc>
          <w:tcPr>
            <w:tcW w:w="2880" w:type="dxa"/>
            <w:vAlign w:val="center"/>
          </w:tcPr>
          <w:p w14:paraId="4050280A" w14:textId="690D66FF" w:rsidR="00BE09C9" w:rsidRPr="00A94DF3" w:rsidRDefault="575C1C0E">
            <w:pPr>
              <w:rPr>
                <w:sz w:val="18"/>
                <w:szCs w:val="18"/>
              </w:rPr>
            </w:pPr>
            <w:r w:rsidRPr="00A94DF3">
              <w:rPr>
                <w:sz w:val="18"/>
                <w:szCs w:val="18"/>
              </w:rPr>
              <w:t>Key challenges will be handling of consistent interpretation of binary encoding and decoding throughout buddy 1 to 5</w:t>
            </w:r>
          </w:p>
        </w:tc>
        <w:tc>
          <w:tcPr>
            <w:tcW w:w="2880" w:type="dxa"/>
            <w:vAlign w:val="center"/>
          </w:tcPr>
          <w:p w14:paraId="5E1CD76E" w14:textId="1C3E83B8" w:rsidR="00BE09C9" w:rsidRPr="00A94DF3" w:rsidRDefault="14189A05">
            <w:pPr>
              <w:rPr>
                <w:sz w:val="18"/>
                <w:szCs w:val="18"/>
              </w:rPr>
            </w:pPr>
            <w:r w:rsidRPr="00A94DF3">
              <w:rPr>
                <w:sz w:val="18"/>
                <w:szCs w:val="18"/>
              </w:rPr>
              <w:t>How to ensure decoding and encoding of alphanumeric values are accurate throughout the entire system</w:t>
            </w:r>
          </w:p>
        </w:tc>
        <w:tc>
          <w:tcPr>
            <w:tcW w:w="2880" w:type="dxa"/>
            <w:vAlign w:val="center"/>
          </w:tcPr>
          <w:p w14:paraId="138181F6" w14:textId="2261195F" w:rsidR="00BE09C9" w:rsidRPr="00A94DF3" w:rsidRDefault="26543B27">
            <w:pPr>
              <w:rPr>
                <w:sz w:val="18"/>
                <w:szCs w:val="18"/>
              </w:rPr>
            </w:pPr>
            <w:r w:rsidRPr="00A94DF3">
              <w:rPr>
                <w:sz w:val="18"/>
                <w:szCs w:val="18"/>
              </w:rPr>
              <w:t>To come out with a standard encoding and decoding standards to ensure information passed throughout the system is accurate</w:t>
            </w:r>
          </w:p>
        </w:tc>
      </w:tr>
      <w:tr w:rsidR="00BE09C9" w14:paraId="4F2E7FA3" w14:textId="77777777" w:rsidTr="00E91E2D">
        <w:trPr>
          <w:jc w:val="center"/>
        </w:trPr>
        <w:tc>
          <w:tcPr>
            <w:tcW w:w="1267" w:type="dxa"/>
            <w:vAlign w:val="center"/>
          </w:tcPr>
          <w:p w14:paraId="05AD2FCC" w14:textId="77777777" w:rsidR="00BE09C9" w:rsidRPr="00A94DF3" w:rsidRDefault="00B409F7">
            <w:pPr>
              <w:rPr>
                <w:sz w:val="18"/>
                <w:szCs w:val="18"/>
              </w:rPr>
            </w:pPr>
            <w:r w:rsidRPr="00A94DF3">
              <w:rPr>
                <w:sz w:val="18"/>
                <w:szCs w:val="18"/>
              </w:rPr>
              <w:t>Buddy 2</w:t>
            </w:r>
          </w:p>
        </w:tc>
        <w:tc>
          <w:tcPr>
            <w:tcW w:w="2880" w:type="dxa"/>
            <w:vAlign w:val="center"/>
          </w:tcPr>
          <w:p w14:paraId="600F5609" w14:textId="4353DBC4" w:rsidR="00BE09C9" w:rsidRPr="0009202E" w:rsidRDefault="0009202E">
            <w:pPr>
              <w:rPr>
                <w:sz w:val="18"/>
                <w:szCs w:val="18"/>
                <w:highlight w:val="yellow"/>
              </w:rPr>
            </w:pPr>
            <w:r w:rsidRPr="0009202E">
              <w:rPr>
                <w:sz w:val="18"/>
                <w:szCs w:val="18"/>
              </w:rPr>
              <w:t>Minimize the bit representation of motor commands, encoder measurements and motion states while preserving motion accuracy, performance and safety</w:t>
            </w:r>
          </w:p>
        </w:tc>
        <w:tc>
          <w:tcPr>
            <w:tcW w:w="2880" w:type="dxa"/>
            <w:vAlign w:val="center"/>
          </w:tcPr>
          <w:p w14:paraId="47648890" w14:textId="3BDC1B66" w:rsidR="00BE09C9" w:rsidRPr="00AD4795" w:rsidRDefault="00FF7FBD">
            <w:pPr>
              <w:rPr>
                <w:sz w:val="18"/>
                <w:szCs w:val="18"/>
                <w:highlight w:val="yellow"/>
              </w:rPr>
            </w:pPr>
            <w:r>
              <w:rPr>
                <w:sz w:val="18"/>
                <w:szCs w:val="18"/>
              </w:rPr>
              <w:t xml:space="preserve">If </w:t>
            </w:r>
            <w:r w:rsidR="00AD4795" w:rsidRPr="00AD4795">
              <w:rPr>
                <w:sz w:val="18"/>
                <w:szCs w:val="18"/>
              </w:rPr>
              <w:t>packing motor commands and encoder data</w:t>
            </w:r>
            <w:r>
              <w:rPr>
                <w:sz w:val="18"/>
                <w:szCs w:val="18"/>
              </w:rPr>
              <w:t xml:space="preserve"> would cause overflow</w:t>
            </w:r>
            <w:r w:rsidR="00AD4795" w:rsidRPr="00AD4795">
              <w:rPr>
                <w:sz w:val="18"/>
                <w:szCs w:val="18"/>
              </w:rPr>
              <w:t>, incorrect decoding or race conditions, affecting motor control and the 100 ms stop requirement.</w:t>
            </w:r>
          </w:p>
        </w:tc>
        <w:tc>
          <w:tcPr>
            <w:tcW w:w="2880" w:type="dxa"/>
            <w:vAlign w:val="center"/>
          </w:tcPr>
          <w:p w14:paraId="76D7C85D" w14:textId="493B90F7" w:rsidR="00BE09C9" w:rsidRPr="00AD4795" w:rsidRDefault="00AD4795">
            <w:pPr>
              <w:rPr>
                <w:sz w:val="18"/>
                <w:szCs w:val="18"/>
                <w:highlight w:val="yellow"/>
              </w:rPr>
            </w:pPr>
            <w:r w:rsidRPr="00AD4795">
              <w:rPr>
                <w:bCs/>
                <w:sz w:val="18"/>
                <w:szCs w:val="18"/>
              </w:rPr>
              <w:t>Retain Motion Control as the sole motor owner. Define minimum-bit representations based on valid ranges, use a shared fault bitmask and ensure safe access to packed data. Verify decoding correctness and control-task timing before integration.</w:t>
            </w:r>
          </w:p>
        </w:tc>
      </w:tr>
      <w:tr w:rsidR="00BE09C9" w14:paraId="11813460" w14:textId="77777777" w:rsidTr="00E91E2D">
        <w:trPr>
          <w:jc w:val="center"/>
        </w:trPr>
        <w:tc>
          <w:tcPr>
            <w:tcW w:w="1267" w:type="dxa"/>
            <w:vAlign w:val="center"/>
          </w:tcPr>
          <w:p w14:paraId="45E360C3" w14:textId="77777777" w:rsidR="00BE09C9" w:rsidRPr="00A94DF3" w:rsidRDefault="00B409F7">
            <w:pPr>
              <w:rPr>
                <w:sz w:val="18"/>
                <w:szCs w:val="18"/>
              </w:rPr>
            </w:pPr>
            <w:r w:rsidRPr="00A94DF3">
              <w:rPr>
                <w:sz w:val="18"/>
                <w:szCs w:val="18"/>
              </w:rPr>
              <w:t>Buddy 3</w:t>
            </w:r>
          </w:p>
        </w:tc>
        <w:tc>
          <w:tcPr>
            <w:tcW w:w="2880" w:type="dxa"/>
            <w:vAlign w:val="center"/>
          </w:tcPr>
          <w:p w14:paraId="3F03FCCB" w14:textId="41BCCC24" w:rsidR="00BE09C9" w:rsidRPr="00A94DF3" w:rsidRDefault="00FF03EF">
            <w:pPr>
              <w:rPr>
                <w:sz w:val="18"/>
                <w:szCs w:val="18"/>
              </w:rPr>
            </w:pPr>
            <w:r w:rsidRPr="00A94DF3">
              <w:rPr>
                <w:sz w:val="18"/>
                <w:szCs w:val="18"/>
              </w:rPr>
              <w:t>To determine the minimum bits required for IR sensor states, navigation commands and status flag without losing information.</w:t>
            </w:r>
          </w:p>
        </w:tc>
        <w:tc>
          <w:tcPr>
            <w:tcW w:w="2880" w:type="dxa"/>
            <w:vAlign w:val="center"/>
          </w:tcPr>
          <w:p w14:paraId="1705DD6D" w14:textId="691C0712" w:rsidR="00BE09C9" w:rsidRPr="00A94DF3" w:rsidRDefault="00C44870">
            <w:pPr>
              <w:rPr>
                <w:sz w:val="18"/>
                <w:szCs w:val="18"/>
              </w:rPr>
            </w:pPr>
            <w:r w:rsidRPr="00A94DF3">
              <w:rPr>
                <w:sz w:val="18"/>
                <w:szCs w:val="18"/>
              </w:rPr>
              <w:t xml:space="preserve">Ensuring </w:t>
            </w:r>
            <w:r w:rsidR="00086702" w:rsidRPr="00A94DF3">
              <w:rPr>
                <w:sz w:val="18"/>
                <w:szCs w:val="18"/>
              </w:rPr>
              <w:t>that re</w:t>
            </w:r>
            <w:r w:rsidR="00923E37" w:rsidRPr="00A94DF3">
              <w:rPr>
                <w:sz w:val="18"/>
                <w:szCs w:val="18"/>
              </w:rPr>
              <w:t>ducing the number of bits does not result in overlapping bit pattern</w:t>
            </w:r>
            <w:r w:rsidR="00C57F20" w:rsidRPr="00A94DF3">
              <w:rPr>
                <w:sz w:val="18"/>
                <w:szCs w:val="18"/>
              </w:rPr>
              <w:t xml:space="preserve">, </w:t>
            </w:r>
            <w:r w:rsidR="004856D9" w:rsidRPr="00A94DF3">
              <w:rPr>
                <w:sz w:val="18"/>
                <w:szCs w:val="18"/>
              </w:rPr>
              <w:t>loss of valid states or incorrect interpretation of sensor reading and navigation commands.</w:t>
            </w:r>
          </w:p>
        </w:tc>
        <w:tc>
          <w:tcPr>
            <w:tcW w:w="2880" w:type="dxa"/>
            <w:vAlign w:val="center"/>
          </w:tcPr>
          <w:p w14:paraId="570C64BB" w14:textId="45DF2EFC" w:rsidR="00BE09C9" w:rsidRPr="00A94DF3" w:rsidRDefault="00AE6395">
            <w:pPr>
              <w:rPr>
                <w:sz w:val="18"/>
                <w:szCs w:val="18"/>
              </w:rPr>
            </w:pPr>
            <w:r w:rsidRPr="00A94DF3">
              <w:rPr>
                <w:sz w:val="18"/>
                <w:szCs w:val="18"/>
              </w:rPr>
              <w:t>Agree on a standardized data format and optimize bit allocation to rep</w:t>
            </w:r>
            <w:r w:rsidR="003F3DD8" w:rsidRPr="00A94DF3">
              <w:rPr>
                <w:sz w:val="18"/>
                <w:szCs w:val="18"/>
              </w:rPr>
              <w:t xml:space="preserve">resent </w:t>
            </w:r>
            <w:r w:rsidR="005468D6" w:rsidRPr="00A94DF3">
              <w:rPr>
                <w:sz w:val="18"/>
                <w:szCs w:val="18"/>
              </w:rPr>
              <w:t xml:space="preserve">all valid </w:t>
            </w:r>
            <w:r w:rsidR="00667F92" w:rsidRPr="00A94DF3">
              <w:rPr>
                <w:sz w:val="18"/>
                <w:szCs w:val="18"/>
              </w:rPr>
              <w:t xml:space="preserve">IR sensor </w:t>
            </w:r>
            <w:r w:rsidR="006D082D" w:rsidRPr="00A94DF3">
              <w:rPr>
                <w:sz w:val="18"/>
                <w:szCs w:val="18"/>
              </w:rPr>
              <w:t>states</w:t>
            </w:r>
            <w:r w:rsidR="00B46805" w:rsidRPr="00A94DF3">
              <w:rPr>
                <w:sz w:val="18"/>
                <w:szCs w:val="18"/>
              </w:rPr>
              <w:t>, barcode information, navigation commands, status flag</w:t>
            </w:r>
            <w:r w:rsidR="00C4067F" w:rsidRPr="00A94DF3">
              <w:rPr>
                <w:sz w:val="18"/>
                <w:szCs w:val="18"/>
              </w:rPr>
              <w:t>s</w:t>
            </w:r>
            <w:r w:rsidR="00667F92" w:rsidRPr="00A94DF3">
              <w:rPr>
                <w:sz w:val="18"/>
                <w:szCs w:val="18"/>
              </w:rPr>
              <w:t>.</w:t>
            </w:r>
          </w:p>
        </w:tc>
      </w:tr>
      <w:tr w:rsidR="00BE09C9" w14:paraId="2DC46290" w14:textId="77777777" w:rsidTr="00E91E2D">
        <w:trPr>
          <w:jc w:val="center"/>
        </w:trPr>
        <w:tc>
          <w:tcPr>
            <w:tcW w:w="1267" w:type="dxa"/>
            <w:vAlign w:val="center"/>
          </w:tcPr>
          <w:p w14:paraId="24C30392" w14:textId="77777777" w:rsidR="00BE09C9" w:rsidRPr="00A94DF3" w:rsidRDefault="00B409F7">
            <w:pPr>
              <w:rPr>
                <w:sz w:val="18"/>
                <w:szCs w:val="18"/>
              </w:rPr>
            </w:pPr>
            <w:r w:rsidRPr="00A94DF3">
              <w:rPr>
                <w:sz w:val="18"/>
                <w:szCs w:val="18"/>
              </w:rPr>
              <w:t>Buddy 4</w:t>
            </w:r>
          </w:p>
        </w:tc>
        <w:tc>
          <w:tcPr>
            <w:tcW w:w="2880" w:type="dxa"/>
            <w:vAlign w:val="center"/>
          </w:tcPr>
          <w:p w14:paraId="686CB075" w14:textId="7033CF8D" w:rsidR="00BE09C9" w:rsidRPr="00A94DF3" w:rsidRDefault="0C379095">
            <w:pPr>
              <w:rPr>
                <w:sz w:val="18"/>
                <w:szCs w:val="18"/>
              </w:rPr>
            </w:pPr>
            <w:r w:rsidRPr="00A94DF3">
              <w:rPr>
                <w:sz w:val="18"/>
                <w:szCs w:val="18"/>
              </w:rPr>
              <w:t xml:space="preserve">The accuracy loss will be a </w:t>
            </w:r>
            <w:r w:rsidR="554A22ED" w:rsidRPr="00A94DF3">
              <w:rPr>
                <w:sz w:val="18"/>
                <w:szCs w:val="18"/>
              </w:rPr>
              <w:t>trade off</w:t>
            </w:r>
            <w:r w:rsidRPr="00A94DF3">
              <w:rPr>
                <w:sz w:val="18"/>
                <w:szCs w:val="18"/>
              </w:rPr>
              <w:t xml:space="preserve"> when compacting IMU values like hump height to compact it into fewer bits by changing the step size f</w:t>
            </w:r>
            <w:r w:rsidR="5B73490A" w:rsidRPr="00A94DF3">
              <w:rPr>
                <w:sz w:val="18"/>
                <w:szCs w:val="18"/>
              </w:rPr>
              <w:t>rom 1 to 2 so essentially instead of 0-100mm which is 101 values, it becomes 0-100mm with 51 values.</w:t>
            </w:r>
          </w:p>
        </w:tc>
        <w:tc>
          <w:tcPr>
            <w:tcW w:w="2880" w:type="dxa"/>
            <w:vAlign w:val="center"/>
          </w:tcPr>
          <w:p w14:paraId="2CBA7017" w14:textId="595A3C73" w:rsidR="00BE09C9" w:rsidRPr="00A94DF3" w:rsidRDefault="02426E58">
            <w:pPr>
              <w:rPr>
                <w:sz w:val="18"/>
                <w:szCs w:val="18"/>
              </w:rPr>
            </w:pPr>
            <w:r w:rsidRPr="00A94DF3">
              <w:rPr>
                <w:sz w:val="18"/>
                <w:szCs w:val="18"/>
              </w:rPr>
              <w:t>Whether the saving of 1 bit from 7 bit to 6 bit is worth changing the step size from 1mm to 2mm as its doubling the rounding error to +-1 mm.</w:t>
            </w:r>
          </w:p>
        </w:tc>
        <w:tc>
          <w:tcPr>
            <w:tcW w:w="2880" w:type="dxa"/>
            <w:vAlign w:val="center"/>
          </w:tcPr>
          <w:p w14:paraId="076AF84D" w14:textId="645C620C" w:rsidR="00BE09C9" w:rsidRPr="00A94DF3" w:rsidRDefault="02426E58">
            <w:pPr>
              <w:rPr>
                <w:sz w:val="18"/>
                <w:szCs w:val="18"/>
              </w:rPr>
            </w:pPr>
            <w:r w:rsidRPr="00A94DF3">
              <w:rPr>
                <w:sz w:val="18"/>
                <w:szCs w:val="18"/>
              </w:rPr>
              <w:t>Keep 2mm steps which is 6 bits as the IMU and encoder based estimate is not accurate to 1mm anyways which the 1mm might be stored noise rather than actual accurate recording.</w:t>
            </w:r>
          </w:p>
        </w:tc>
      </w:tr>
      <w:tr w:rsidR="00BE09C9" w14:paraId="2FF14119" w14:textId="77777777" w:rsidTr="00E91E2D">
        <w:trPr>
          <w:jc w:val="center"/>
        </w:trPr>
        <w:tc>
          <w:tcPr>
            <w:tcW w:w="1267" w:type="dxa"/>
            <w:vAlign w:val="center"/>
          </w:tcPr>
          <w:p w14:paraId="6205F7D1" w14:textId="77777777" w:rsidR="00BE09C9" w:rsidRPr="00A94DF3" w:rsidRDefault="00B409F7">
            <w:pPr>
              <w:rPr>
                <w:sz w:val="18"/>
                <w:szCs w:val="18"/>
              </w:rPr>
            </w:pPr>
            <w:r w:rsidRPr="00A94DF3">
              <w:rPr>
                <w:sz w:val="18"/>
                <w:szCs w:val="18"/>
              </w:rPr>
              <w:t>Buddy 5</w:t>
            </w:r>
          </w:p>
        </w:tc>
        <w:tc>
          <w:tcPr>
            <w:tcW w:w="2880" w:type="dxa"/>
            <w:vAlign w:val="center"/>
          </w:tcPr>
          <w:p w14:paraId="1A00EE09" w14:textId="172C8EDF" w:rsidR="00BE09C9" w:rsidRPr="00A94DF3" w:rsidRDefault="001631E3">
            <w:pPr>
              <w:rPr>
                <w:sz w:val="18"/>
                <w:szCs w:val="18"/>
              </w:rPr>
            </w:pPr>
            <w:r w:rsidRPr="00A94DF3">
              <w:rPr>
                <w:sz w:val="18"/>
                <w:szCs w:val="18"/>
              </w:rPr>
              <w:t>I propose keeping the separation of obstacle scan, obstacle profile, and avoidance &amp; recovery task</w:t>
            </w:r>
            <w:r w:rsidR="006C7153" w:rsidRPr="00A94DF3">
              <w:rPr>
                <w:sz w:val="18"/>
                <w:szCs w:val="18"/>
              </w:rPr>
              <w:t xml:space="preserve">. </w:t>
            </w:r>
            <w:r w:rsidR="00B37D80" w:rsidRPr="00A94DF3">
              <w:rPr>
                <w:sz w:val="18"/>
                <w:szCs w:val="18"/>
              </w:rPr>
              <w:t xml:space="preserve">However, the new bit requirement </w:t>
            </w:r>
            <w:r w:rsidR="009C7EEC" w:rsidRPr="00A94DF3">
              <w:rPr>
                <w:sz w:val="18"/>
                <w:szCs w:val="18"/>
              </w:rPr>
              <w:t>raises</w:t>
            </w:r>
            <w:r w:rsidR="006C7153" w:rsidRPr="00A94DF3">
              <w:rPr>
                <w:sz w:val="18"/>
                <w:szCs w:val="18"/>
              </w:rPr>
              <w:t xml:space="preserve"> the </w:t>
            </w:r>
            <w:r w:rsidR="00B37D80" w:rsidRPr="00A94DF3">
              <w:rPr>
                <w:sz w:val="18"/>
                <w:szCs w:val="18"/>
              </w:rPr>
              <w:t xml:space="preserve">concern </w:t>
            </w:r>
            <w:r w:rsidR="006C7153" w:rsidRPr="00A94DF3">
              <w:rPr>
                <w:sz w:val="18"/>
                <w:szCs w:val="18"/>
              </w:rPr>
              <w:t xml:space="preserve">to minimize </w:t>
            </w:r>
            <w:r w:rsidR="00223355" w:rsidRPr="00A94DF3">
              <w:rPr>
                <w:sz w:val="18"/>
                <w:szCs w:val="18"/>
              </w:rPr>
              <w:t xml:space="preserve">the representation </w:t>
            </w:r>
            <w:r w:rsidR="006C7153" w:rsidRPr="00A94DF3">
              <w:rPr>
                <w:sz w:val="18"/>
                <w:szCs w:val="18"/>
              </w:rPr>
              <w:t xml:space="preserve">for the </w:t>
            </w:r>
            <w:r w:rsidR="006C7153" w:rsidRPr="00A94DF3">
              <w:rPr>
                <w:sz w:val="18"/>
                <w:szCs w:val="18"/>
              </w:rPr>
              <w:lastRenderedPageBreak/>
              <w:t>measurements</w:t>
            </w:r>
            <w:r w:rsidR="00C853C7" w:rsidRPr="00A94DF3">
              <w:rPr>
                <w:sz w:val="18"/>
                <w:szCs w:val="18"/>
              </w:rPr>
              <w:t xml:space="preserve">, </w:t>
            </w:r>
            <w:r w:rsidR="00D729BE" w:rsidRPr="00A94DF3">
              <w:rPr>
                <w:sz w:val="18"/>
                <w:szCs w:val="18"/>
              </w:rPr>
              <w:t>while preserving the</w:t>
            </w:r>
            <w:r w:rsidR="00CA4FA1" w:rsidRPr="00A94DF3">
              <w:rPr>
                <w:sz w:val="18"/>
                <w:szCs w:val="18"/>
              </w:rPr>
              <w:t xml:space="preserve"> precision</w:t>
            </w:r>
            <w:r w:rsidR="00223355" w:rsidRPr="00A94DF3">
              <w:rPr>
                <w:sz w:val="18"/>
                <w:szCs w:val="18"/>
              </w:rPr>
              <w:t>/accuracy</w:t>
            </w:r>
            <w:r w:rsidR="00CA4FA1" w:rsidRPr="00A94DF3">
              <w:rPr>
                <w:sz w:val="18"/>
                <w:szCs w:val="18"/>
              </w:rPr>
              <w:t xml:space="preserve"> of the measurements</w:t>
            </w:r>
            <w:r w:rsidR="009C7EEC" w:rsidRPr="00A94DF3">
              <w:rPr>
                <w:sz w:val="18"/>
                <w:szCs w:val="18"/>
              </w:rPr>
              <w:t>.</w:t>
            </w:r>
          </w:p>
        </w:tc>
        <w:tc>
          <w:tcPr>
            <w:tcW w:w="2880" w:type="dxa"/>
            <w:vAlign w:val="center"/>
          </w:tcPr>
          <w:p w14:paraId="30B89255" w14:textId="399972B5" w:rsidR="00BE09C9" w:rsidRPr="00A94DF3" w:rsidRDefault="00680A53">
            <w:pPr>
              <w:rPr>
                <w:sz w:val="18"/>
                <w:szCs w:val="18"/>
              </w:rPr>
            </w:pPr>
            <w:r w:rsidRPr="00A94DF3">
              <w:rPr>
                <w:sz w:val="18"/>
                <w:szCs w:val="18"/>
              </w:rPr>
              <w:lastRenderedPageBreak/>
              <w:t xml:space="preserve">Whether </w:t>
            </w:r>
            <w:r w:rsidR="00F43951" w:rsidRPr="00A94DF3">
              <w:rPr>
                <w:sz w:val="18"/>
                <w:szCs w:val="18"/>
              </w:rPr>
              <w:t xml:space="preserve">using </w:t>
            </w:r>
            <w:r w:rsidRPr="00A94DF3">
              <w:rPr>
                <w:sz w:val="18"/>
                <w:szCs w:val="18"/>
              </w:rPr>
              <w:t xml:space="preserve">bit-packing to </w:t>
            </w:r>
            <w:r w:rsidR="00F43951" w:rsidRPr="00A94DF3">
              <w:rPr>
                <w:sz w:val="18"/>
                <w:szCs w:val="18"/>
              </w:rPr>
              <w:t xml:space="preserve">transfer data </w:t>
            </w:r>
            <w:r w:rsidR="00B97794" w:rsidRPr="00A94DF3">
              <w:rPr>
                <w:sz w:val="18"/>
                <w:szCs w:val="18"/>
              </w:rPr>
              <w:t xml:space="preserve">between RTOS </w:t>
            </w:r>
            <w:r w:rsidR="00256CB6" w:rsidRPr="00A94DF3">
              <w:rPr>
                <w:sz w:val="18"/>
                <w:szCs w:val="18"/>
              </w:rPr>
              <w:t>tasks</w:t>
            </w:r>
            <w:r w:rsidR="00B97794" w:rsidRPr="00A94DF3">
              <w:rPr>
                <w:sz w:val="18"/>
                <w:szCs w:val="18"/>
              </w:rPr>
              <w:t xml:space="preserve"> would affect the accuracy/precision of the measurements, potentially leading to incorrect obstacle </w:t>
            </w:r>
            <w:r w:rsidR="00B97794" w:rsidRPr="00A94DF3">
              <w:rPr>
                <w:sz w:val="18"/>
                <w:szCs w:val="18"/>
              </w:rPr>
              <w:lastRenderedPageBreak/>
              <w:t>profiling and unsafe avoidance decision</w:t>
            </w:r>
          </w:p>
        </w:tc>
        <w:tc>
          <w:tcPr>
            <w:tcW w:w="2880" w:type="dxa"/>
            <w:vAlign w:val="center"/>
          </w:tcPr>
          <w:p w14:paraId="33D29029" w14:textId="1ED9FA5F" w:rsidR="00BE09C9" w:rsidRPr="00A94DF3" w:rsidRDefault="00D16142">
            <w:pPr>
              <w:rPr>
                <w:sz w:val="18"/>
                <w:szCs w:val="18"/>
              </w:rPr>
            </w:pPr>
            <w:r w:rsidRPr="00A94DF3">
              <w:rPr>
                <w:sz w:val="18"/>
                <w:szCs w:val="18"/>
              </w:rPr>
              <w:lastRenderedPageBreak/>
              <w:t xml:space="preserve">To define the minimum-bit representation for buddy 5, use safe queue transfers and appropriate synchronization, and include verification </w:t>
            </w:r>
            <w:r w:rsidR="00D74F78" w:rsidRPr="00A94DF3">
              <w:rPr>
                <w:sz w:val="18"/>
                <w:szCs w:val="18"/>
              </w:rPr>
              <w:t xml:space="preserve">that unpacked measurements match original </w:t>
            </w:r>
            <w:r w:rsidR="00D74F78" w:rsidRPr="00A94DF3">
              <w:rPr>
                <w:sz w:val="18"/>
                <w:szCs w:val="18"/>
              </w:rPr>
              <w:lastRenderedPageBreak/>
              <w:t>values without compromising obstacle profiling or safety.</w:t>
            </w:r>
          </w:p>
        </w:tc>
      </w:tr>
    </w:tbl>
    <w:p w14:paraId="555B2B81" w14:textId="77777777" w:rsidR="00BE09C9" w:rsidRDefault="00BE09C9"/>
    <w:p w14:paraId="25A0E262" w14:textId="77777777" w:rsidR="00BE09C9" w:rsidRDefault="00B409F7">
      <w:pPr>
        <w:pStyle w:val="Heading2"/>
        <w:rPr>
          <w:rFonts w:ascii="Aptos Display" w:hAnsi="Aptos Display"/>
          <w:color w:val="E97132"/>
        </w:rPr>
      </w:pPr>
      <w:r>
        <w:rPr>
          <w:rFonts w:ascii="Aptos Display" w:hAnsi="Aptos Display"/>
          <w:color w:val="E97132"/>
        </w:rPr>
        <w:t>Live Decision Change Log</w:t>
      </w:r>
    </w:p>
    <w:p w14:paraId="4CADEF2C" w14:textId="1B38812E" w:rsidR="00356287" w:rsidRDefault="00356287" w:rsidP="00356287">
      <w:pPr>
        <w:rPr>
          <w:kern w:val="2"/>
          <w:szCs w:val="20"/>
          <w:lang w:val="en-SG" w:eastAsia="en-SG"/>
          <w14:ligatures w14:val="standardContextual"/>
        </w:rPr>
      </w:pPr>
      <w:r>
        <w:t xml:space="preserve">Enter at least </w:t>
      </w:r>
      <w:r>
        <w:rPr>
          <w:b/>
          <w:bCs/>
        </w:rPr>
        <w:t xml:space="preserve">3 changes </w:t>
      </w:r>
      <w:r w:rsidR="007F4BE5">
        <w:rPr>
          <w:b/>
          <w:bCs/>
        </w:rPr>
        <w:t>AND 3</w:t>
      </w:r>
      <w:r>
        <w:rPr>
          <w:b/>
          <w:bCs/>
        </w:rPr>
        <w:t xml:space="preserve"> confirmed no-change decisions</w:t>
      </w:r>
      <w:r>
        <w:t xml:space="preserve"> from the Zoom discussion. Include the change type and evidence link or timestamp whenever possible. One row may state “No change” if the team defended the Week 6 design successfully.</w:t>
      </w:r>
    </w:p>
    <w:tbl>
      <w:tblPr>
        <w:tblStyle w:val="TableGrid"/>
        <w:tblW w:w="500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1825"/>
        <w:gridCol w:w="2555"/>
        <w:gridCol w:w="1013"/>
        <w:gridCol w:w="2053"/>
        <w:gridCol w:w="1182"/>
        <w:gridCol w:w="1754"/>
      </w:tblGrid>
      <w:tr w:rsidR="004E5FAF" w14:paraId="7DA7B9E9" w14:textId="77777777" w:rsidTr="0D47E6EB">
        <w:tc>
          <w:tcPr>
            <w:tcW w:w="0" w:type="auto"/>
            <w:shd w:val="clear" w:color="auto" w:fill="1F4E79"/>
            <w:hideMark/>
          </w:tcPr>
          <w:p w14:paraId="7D04927F" w14:textId="77777777" w:rsidR="004E5FAF" w:rsidRPr="00254810" w:rsidRDefault="004E5FAF">
            <w:pPr>
              <w:rPr>
                <w:kern w:val="2"/>
                <w:sz w:val="18"/>
                <w:szCs w:val="18"/>
                <w:lang w:val="en-SG" w:eastAsia="en-SG"/>
                <w14:ligatures w14:val="standardContextual"/>
              </w:rPr>
            </w:pPr>
            <w:r w:rsidRPr="00254810">
              <w:rPr>
                <w:b/>
                <w:bCs/>
                <w:color w:val="FFFFFF"/>
                <w:sz w:val="18"/>
                <w:szCs w:val="18"/>
              </w:rPr>
              <w:t>Original idea / Week 6 design</w:t>
            </w:r>
          </w:p>
        </w:tc>
        <w:tc>
          <w:tcPr>
            <w:tcW w:w="0" w:type="auto"/>
            <w:shd w:val="clear" w:color="auto" w:fill="1F4E79"/>
            <w:hideMark/>
          </w:tcPr>
          <w:p w14:paraId="337502D4" w14:textId="77777777" w:rsidR="004E5FAF" w:rsidRPr="00254810" w:rsidRDefault="004E5FAF">
            <w:pPr>
              <w:rPr>
                <w:sz w:val="18"/>
                <w:szCs w:val="18"/>
              </w:rPr>
            </w:pPr>
            <w:r w:rsidRPr="00254810">
              <w:rPr>
                <w:b/>
                <w:bCs/>
                <w:color w:val="FFFFFF"/>
                <w:sz w:val="18"/>
                <w:szCs w:val="18"/>
              </w:rPr>
              <w:t>Updated decision</w:t>
            </w:r>
          </w:p>
        </w:tc>
        <w:tc>
          <w:tcPr>
            <w:tcW w:w="0" w:type="auto"/>
            <w:shd w:val="clear" w:color="auto" w:fill="1F4E79"/>
            <w:hideMark/>
          </w:tcPr>
          <w:p w14:paraId="2AFA600D" w14:textId="77777777" w:rsidR="004E5FAF" w:rsidRPr="00254810" w:rsidRDefault="004E5FAF">
            <w:pPr>
              <w:rPr>
                <w:sz w:val="18"/>
                <w:szCs w:val="18"/>
              </w:rPr>
            </w:pPr>
            <w:r w:rsidRPr="00254810">
              <w:rPr>
                <w:b/>
                <w:bCs/>
                <w:color w:val="FFFFFF"/>
                <w:sz w:val="18"/>
                <w:szCs w:val="18"/>
              </w:rPr>
              <w:t>Change type</w:t>
            </w:r>
          </w:p>
        </w:tc>
        <w:tc>
          <w:tcPr>
            <w:tcW w:w="0" w:type="auto"/>
            <w:shd w:val="clear" w:color="auto" w:fill="1F4E79"/>
            <w:hideMark/>
          </w:tcPr>
          <w:p w14:paraId="62438ED0" w14:textId="77777777" w:rsidR="004E5FAF" w:rsidRPr="00254810" w:rsidRDefault="004E5FAF">
            <w:pPr>
              <w:rPr>
                <w:sz w:val="18"/>
                <w:szCs w:val="18"/>
              </w:rPr>
            </w:pPr>
            <w:r w:rsidRPr="00254810">
              <w:rPr>
                <w:b/>
                <w:bCs/>
                <w:color w:val="FFFFFF"/>
                <w:sz w:val="18"/>
                <w:szCs w:val="18"/>
              </w:rPr>
              <w:t>Reason for change</w:t>
            </w:r>
          </w:p>
        </w:tc>
        <w:tc>
          <w:tcPr>
            <w:tcW w:w="0" w:type="auto"/>
            <w:shd w:val="clear" w:color="auto" w:fill="1F4E79"/>
            <w:hideMark/>
          </w:tcPr>
          <w:p w14:paraId="54CAB553" w14:textId="77777777" w:rsidR="004E5FAF" w:rsidRPr="00254810" w:rsidRDefault="004E5FAF">
            <w:pPr>
              <w:rPr>
                <w:sz w:val="18"/>
                <w:szCs w:val="18"/>
              </w:rPr>
            </w:pPr>
            <w:r w:rsidRPr="00254810">
              <w:rPr>
                <w:b/>
                <w:bCs/>
                <w:color w:val="FFFFFF"/>
                <w:sz w:val="18"/>
                <w:szCs w:val="18"/>
              </w:rPr>
              <w:t>Evidence link / timestamp</w:t>
            </w:r>
          </w:p>
        </w:tc>
        <w:tc>
          <w:tcPr>
            <w:tcW w:w="0" w:type="auto"/>
            <w:shd w:val="clear" w:color="auto" w:fill="1F4E79"/>
            <w:hideMark/>
          </w:tcPr>
          <w:p w14:paraId="7F9B2357" w14:textId="77777777" w:rsidR="004E5FAF" w:rsidRPr="00254810" w:rsidRDefault="004E5FAF">
            <w:pPr>
              <w:rPr>
                <w:sz w:val="18"/>
                <w:szCs w:val="18"/>
              </w:rPr>
            </w:pPr>
            <w:r w:rsidRPr="00254810">
              <w:rPr>
                <w:b/>
                <w:bCs/>
                <w:color w:val="FFFFFF"/>
                <w:sz w:val="18"/>
                <w:szCs w:val="18"/>
              </w:rPr>
              <w:t>Owner / follow-up</w:t>
            </w:r>
          </w:p>
        </w:tc>
      </w:tr>
      <w:tr w:rsidR="004E5FAF" w14:paraId="458BBD86" w14:textId="77777777" w:rsidTr="0D47E6EB">
        <w:tc>
          <w:tcPr>
            <w:tcW w:w="0" w:type="auto"/>
            <w:hideMark/>
          </w:tcPr>
          <w:p w14:paraId="269422D9" w14:textId="4600B25F" w:rsidR="004E5FAF" w:rsidRPr="00254810" w:rsidRDefault="00220AFE">
            <w:pPr>
              <w:rPr>
                <w:sz w:val="18"/>
                <w:szCs w:val="18"/>
              </w:rPr>
            </w:pPr>
            <w:r w:rsidRPr="00254810">
              <w:rPr>
                <w:sz w:val="18"/>
                <w:szCs w:val="18"/>
              </w:rPr>
              <w:t xml:space="preserve">Buddy 5 keeps the separation of the </w:t>
            </w:r>
            <w:r w:rsidR="015D999E" w:rsidRPr="00254810">
              <w:rPr>
                <w:sz w:val="18"/>
                <w:szCs w:val="18"/>
              </w:rPr>
              <w:t>task's</w:t>
            </w:r>
            <w:r w:rsidRPr="00254810">
              <w:rPr>
                <w:sz w:val="18"/>
                <w:szCs w:val="18"/>
              </w:rPr>
              <w:t xml:space="preserve"> obstacle scan, obstacle profile, and avoidance &amp; recovery</w:t>
            </w:r>
          </w:p>
        </w:tc>
        <w:tc>
          <w:tcPr>
            <w:tcW w:w="0" w:type="auto"/>
            <w:hideMark/>
          </w:tcPr>
          <w:p w14:paraId="1C099469" w14:textId="1E677FEF" w:rsidR="004E5FAF" w:rsidRPr="00254810" w:rsidRDefault="00921D9B">
            <w:pPr>
              <w:rPr>
                <w:sz w:val="18"/>
                <w:szCs w:val="18"/>
              </w:rPr>
            </w:pPr>
            <w:r w:rsidRPr="00254810">
              <w:rPr>
                <w:sz w:val="18"/>
                <w:szCs w:val="18"/>
              </w:rPr>
              <w:t>Keep the separation of the task when implementing the bit requirement</w:t>
            </w:r>
          </w:p>
        </w:tc>
        <w:tc>
          <w:tcPr>
            <w:tcW w:w="0" w:type="auto"/>
            <w:hideMark/>
          </w:tcPr>
          <w:p w14:paraId="368F2EC0" w14:textId="1EA0CE2B" w:rsidR="004E5FAF" w:rsidRPr="00254810" w:rsidRDefault="004E5FAF">
            <w:pPr>
              <w:rPr>
                <w:sz w:val="18"/>
                <w:szCs w:val="18"/>
              </w:rPr>
            </w:pPr>
            <w:r w:rsidRPr="00254810">
              <w:rPr>
                <w:sz w:val="18"/>
                <w:szCs w:val="18"/>
              </w:rPr>
              <w:t>No change</w:t>
            </w:r>
          </w:p>
        </w:tc>
        <w:tc>
          <w:tcPr>
            <w:tcW w:w="0" w:type="auto"/>
            <w:hideMark/>
          </w:tcPr>
          <w:p w14:paraId="2E0154D7" w14:textId="03A3AD73" w:rsidR="004E5FAF" w:rsidRPr="00254810" w:rsidRDefault="00921D9B">
            <w:pPr>
              <w:rPr>
                <w:sz w:val="18"/>
                <w:szCs w:val="18"/>
              </w:rPr>
            </w:pPr>
            <w:r w:rsidRPr="00254810">
              <w:rPr>
                <w:sz w:val="18"/>
                <w:szCs w:val="18"/>
              </w:rPr>
              <w:t>-</w:t>
            </w:r>
          </w:p>
        </w:tc>
        <w:tc>
          <w:tcPr>
            <w:tcW w:w="0" w:type="auto"/>
            <w:hideMark/>
          </w:tcPr>
          <w:p w14:paraId="042094D3" w14:textId="71D0C4BA" w:rsidR="004E5FAF" w:rsidRPr="00254810" w:rsidRDefault="003A5CBB">
            <w:pPr>
              <w:rPr>
                <w:sz w:val="18"/>
                <w:szCs w:val="18"/>
              </w:rPr>
            </w:pPr>
            <w:r w:rsidRPr="00254810">
              <w:rPr>
                <w:sz w:val="18"/>
                <w:szCs w:val="18"/>
              </w:rPr>
              <w:t>Time: 1312 19/10/2026</w:t>
            </w:r>
          </w:p>
        </w:tc>
        <w:tc>
          <w:tcPr>
            <w:tcW w:w="0" w:type="auto"/>
            <w:hideMark/>
          </w:tcPr>
          <w:p w14:paraId="470204ED" w14:textId="77777777" w:rsidR="004E5FAF" w:rsidRPr="00254810" w:rsidRDefault="00921D9B">
            <w:pPr>
              <w:rPr>
                <w:sz w:val="18"/>
                <w:szCs w:val="18"/>
              </w:rPr>
            </w:pPr>
            <w:r w:rsidRPr="00254810">
              <w:rPr>
                <w:sz w:val="18"/>
                <w:szCs w:val="18"/>
              </w:rPr>
              <w:t>Hai Seang</w:t>
            </w:r>
            <w:r w:rsidR="0043059F" w:rsidRPr="00254810">
              <w:rPr>
                <w:sz w:val="18"/>
                <w:szCs w:val="18"/>
              </w:rPr>
              <w:t xml:space="preserve"> (buddy 5)</w:t>
            </w:r>
          </w:p>
          <w:p w14:paraId="70FA1886" w14:textId="7D213164" w:rsidR="0043059F" w:rsidRPr="00254810" w:rsidRDefault="0043059F">
            <w:pPr>
              <w:rPr>
                <w:sz w:val="18"/>
                <w:szCs w:val="18"/>
              </w:rPr>
            </w:pPr>
            <w:r w:rsidRPr="00254810">
              <w:rPr>
                <w:sz w:val="18"/>
                <w:szCs w:val="18"/>
              </w:rPr>
              <w:t>Follow up</w:t>
            </w:r>
            <w:r w:rsidR="001C5D70" w:rsidRPr="00254810">
              <w:rPr>
                <w:sz w:val="18"/>
                <w:szCs w:val="18"/>
              </w:rPr>
              <w:t xml:space="preserve"> </w:t>
            </w:r>
            <w:r w:rsidRPr="00254810">
              <w:rPr>
                <w:sz w:val="18"/>
                <w:szCs w:val="18"/>
              </w:rPr>
              <w:t xml:space="preserve">- identify all </w:t>
            </w:r>
            <w:r w:rsidR="001C5D70" w:rsidRPr="00254810">
              <w:rPr>
                <w:sz w:val="18"/>
                <w:szCs w:val="18"/>
              </w:rPr>
              <w:t>task bit requirements.</w:t>
            </w:r>
          </w:p>
        </w:tc>
      </w:tr>
      <w:tr w:rsidR="004E5FAF" w14:paraId="303DC105" w14:textId="77777777" w:rsidTr="0D47E6EB">
        <w:tc>
          <w:tcPr>
            <w:tcW w:w="0" w:type="auto"/>
            <w:hideMark/>
          </w:tcPr>
          <w:p w14:paraId="1CF28670" w14:textId="38B80872" w:rsidR="004E5FAF" w:rsidRPr="00254810" w:rsidRDefault="4784E422">
            <w:pPr>
              <w:rPr>
                <w:sz w:val="18"/>
                <w:szCs w:val="18"/>
              </w:rPr>
            </w:pPr>
            <w:r w:rsidRPr="00254810">
              <w:rPr>
                <w:sz w:val="18"/>
                <w:szCs w:val="18"/>
              </w:rPr>
              <w:t xml:space="preserve">Buddy 4 </w:t>
            </w:r>
            <w:r w:rsidR="4D5C7545" w:rsidRPr="00254810">
              <w:rPr>
                <w:sz w:val="18"/>
                <w:szCs w:val="18"/>
              </w:rPr>
              <w:t>has</w:t>
            </w:r>
            <w:r w:rsidR="4A7AA934" w:rsidRPr="00254810">
              <w:rPr>
                <w:sz w:val="18"/>
                <w:szCs w:val="18"/>
              </w:rPr>
              <w:t xml:space="preserve"> to have Hump &amp; Terrain Analysis outputs such as hump height.</w:t>
            </w:r>
          </w:p>
        </w:tc>
        <w:tc>
          <w:tcPr>
            <w:tcW w:w="0" w:type="auto"/>
            <w:hideMark/>
          </w:tcPr>
          <w:p w14:paraId="31534456" w14:textId="696AA097" w:rsidR="004E5FAF" w:rsidRPr="00254810" w:rsidRDefault="4A7AA934" w:rsidP="2B6AF927">
            <w:pPr>
              <w:spacing w:before="240" w:after="240"/>
              <w:rPr>
                <w:sz w:val="18"/>
                <w:szCs w:val="18"/>
              </w:rPr>
            </w:pPr>
            <w:r w:rsidRPr="00254810">
              <w:rPr>
                <w:rFonts w:eastAsia="Aptos" w:cs="Aptos"/>
                <w:sz w:val="18"/>
                <w:szCs w:val="18"/>
              </w:rPr>
              <w:t>Hump height stored and sent as a scaled integer over 0-100mm in 2mm steps so that it reduces from 7 bits to 6bits</w:t>
            </w:r>
            <w:r w:rsidR="7D9747EB" w:rsidRPr="00254810">
              <w:rPr>
                <w:rFonts w:eastAsia="Aptos" w:cs="Aptos"/>
                <w:sz w:val="18"/>
                <w:szCs w:val="18"/>
              </w:rPr>
              <w:t xml:space="preserve"> or </w:t>
            </w:r>
            <w:r w:rsidR="1DA1DD4C" w:rsidRPr="00254810">
              <w:rPr>
                <w:rFonts w:eastAsia="Aptos" w:cs="Aptos"/>
                <w:sz w:val="18"/>
                <w:szCs w:val="18"/>
              </w:rPr>
              <w:t>changes</w:t>
            </w:r>
            <w:r w:rsidR="7D9747EB" w:rsidRPr="00254810">
              <w:rPr>
                <w:rFonts w:eastAsia="Aptos" w:cs="Aptos"/>
                <w:sz w:val="18"/>
                <w:szCs w:val="18"/>
              </w:rPr>
              <w:t xml:space="preserve"> to 4mm steps which reduces 7 bits to 5 bits depending on the noise error range.</w:t>
            </w:r>
          </w:p>
          <w:p w14:paraId="1F1C387A" w14:textId="544A766C" w:rsidR="004E5FAF" w:rsidRPr="00254810" w:rsidRDefault="004E5FAF">
            <w:pPr>
              <w:rPr>
                <w:sz w:val="18"/>
                <w:szCs w:val="18"/>
              </w:rPr>
            </w:pPr>
          </w:p>
        </w:tc>
        <w:tc>
          <w:tcPr>
            <w:tcW w:w="0" w:type="auto"/>
            <w:hideMark/>
          </w:tcPr>
          <w:p w14:paraId="18AF663B" w14:textId="25A8593A" w:rsidR="004E5FAF" w:rsidRPr="00254810" w:rsidRDefault="4A7AA934">
            <w:pPr>
              <w:rPr>
                <w:sz w:val="18"/>
                <w:szCs w:val="18"/>
              </w:rPr>
            </w:pPr>
            <w:r w:rsidRPr="00254810">
              <w:rPr>
                <w:sz w:val="18"/>
                <w:szCs w:val="18"/>
              </w:rPr>
              <w:t>Simplified</w:t>
            </w:r>
          </w:p>
        </w:tc>
        <w:tc>
          <w:tcPr>
            <w:tcW w:w="0" w:type="auto"/>
            <w:hideMark/>
          </w:tcPr>
          <w:p w14:paraId="1BF1AAF8" w14:textId="53943C2C" w:rsidR="004E5FAF" w:rsidRPr="00254810" w:rsidRDefault="4A7AA934">
            <w:pPr>
              <w:rPr>
                <w:sz w:val="18"/>
                <w:szCs w:val="18"/>
              </w:rPr>
            </w:pPr>
            <w:r w:rsidRPr="00254810">
              <w:rPr>
                <w:sz w:val="18"/>
                <w:szCs w:val="18"/>
              </w:rPr>
              <w:t>Minimum bit change requirement, step size change does not affect as the it is matched to the realistic IMU and encoder error so the only thing that is removed is the the noise that is picked up.</w:t>
            </w:r>
          </w:p>
        </w:tc>
        <w:tc>
          <w:tcPr>
            <w:tcW w:w="0" w:type="auto"/>
            <w:hideMark/>
          </w:tcPr>
          <w:p w14:paraId="71702FF3" w14:textId="77777777" w:rsidR="004E5FAF" w:rsidRPr="00254810" w:rsidRDefault="003A5CBB">
            <w:pPr>
              <w:rPr>
                <w:sz w:val="18"/>
                <w:szCs w:val="18"/>
              </w:rPr>
            </w:pPr>
            <w:r w:rsidRPr="00254810">
              <w:rPr>
                <w:sz w:val="18"/>
                <w:szCs w:val="18"/>
              </w:rPr>
              <w:t>Time: 1313</w:t>
            </w:r>
          </w:p>
          <w:p w14:paraId="2138B527" w14:textId="415C79B4" w:rsidR="003A5CBB" w:rsidRPr="00254810" w:rsidRDefault="003A5CBB">
            <w:pPr>
              <w:rPr>
                <w:sz w:val="18"/>
                <w:szCs w:val="18"/>
              </w:rPr>
            </w:pPr>
            <w:r w:rsidRPr="00254810">
              <w:rPr>
                <w:sz w:val="18"/>
                <w:szCs w:val="18"/>
              </w:rPr>
              <w:t>19/10/2026</w:t>
            </w:r>
          </w:p>
        </w:tc>
        <w:tc>
          <w:tcPr>
            <w:tcW w:w="0" w:type="auto"/>
            <w:hideMark/>
          </w:tcPr>
          <w:p w14:paraId="178A5078" w14:textId="64A61181" w:rsidR="004E5FAF" w:rsidRPr="00254810" w:rsidRDefault="699C95F0">
            <w:pPr>
              <w:rPr>
                <w:sz w:val="18"/>
                <w:szCs w:val="18"/>
              </w:rPr>
            </w:pPr>
            <w:r w:rsidRPr="00254810">
              <w:rPr>
                <w:sz w:val="18"/>
                <w:szCs w:val="18"/>
              </w:rPr>
              <w:t>Buddy 4: confirm step size after known-hump test</w:t>
            </w:r>
          </w:p>
        </w:tc>
      </w:tr>
      <w:tr w:rsidR="004E5FAF" w14:paraId="678EF7E2" w14:textId="77777777" w:rsidTr="0D47E6EB">
        <w:tc>
          <w:tcPr>
            <w:tcW w:w="0" w:type="auto"/>
            <w:hideMark/>
          </w:tcPr>
          <w:p w14:paraId="4C22A3D9" w14:textId="057A21CD" w:rsidR="004E5FAF" w:rsidRPr="00254810" w:rsidRDefault="00F46330">
            <w:pPr>
              <w:rPr>
                <w:sz w:val="18"/>
                <w:szCs w:val="18"/>
              </w:rPr>
            </w:pPr>
            <w:r w:rsidRPr="00254810">
              <w:rPr>
                <w:sz w:val="18"/>
                <w:szCs w:val="18"/>
              </w:rPr>
              <w:t>Buddy 3 line following checks the sensor</w:t>
            </w:r>
            <w:r w:rsidR="00B54933" w:rsidRPr="00254810">
              <w:rPr>
                <w:sz w:val="18"/>
                <w:szCs w:val="18"/>
              </w:rPr>
              <w:t>s every 20-50 ms and passes barcode readings</w:t>
            </w:r>
            <w:r w:rsidRPr="00254810">
              <w:rPr>
                <w:sz w:val="18"/>
                <w:szCs w:val="18"/>
              </w:rPr>
              <w:t xml:space="preserve"> </w:t>
            </w:r>
            <w:r w:rsidR="005659CB" w:rsidRPr="00254810">
              <w:rPr>
                <w:sz w:val="18"/>
                <w:szCs w:val="18"/>
              </w:rPr>
              <w:t>to decode.</w:t>
            </w:r>
          </w:p>
        </w:tc>
        <w:tc>
          <w:tcPr>
            <w:tcW w:w="0" w:type="auto"/>
            <w:hideMark/>
          </w:tcPr>
          <w:p w14:paraId="67F49D29" w14:textId="441A32C1" w:rsidR="004E5FAF" w:rsidRPr="00254810" w:rsidRDefault="005E57AA">
            <w:pPr>
              <w:rPr>
                <w:sz w:val="18"/>
                <w:szCs w:val="18"/>
              </w:rPr>
            </w:pPr>
            <w:r w:rsidRPr="00254810">
              <w:rPr>
                <w:sz w:val="18"/>
                <w:szCs w:val="18"/>
              </w:rPr>
              <w:t xml:space="preserve">Implement an </w:t>
            </w:r>
            <w:r w:rsidR="00345954" w:rsidRPr="00254810">
              <w:rPr>
                <w:sz w:val="18"/>
                <w:szCs w:val="18"/>
              </w:rPr>
              <w:t xml:space="preserve">interrupt </w:t>
            </w:r>
            <w:r w:rsidRPr="00254810">
              <w:rPr>
                <w:sz w:val="18"/>
                <w:szCs w:val="18"/>
              </w:rPr>
              <w:t>driven approach for</w:t>
            </w:r>
            <w:r w:rsidR="00345954" w:rsidRPr="00254810">
              <w:rPr>
                <w:sz w:val="18"/>
                <w:szCs w:val="18"/>
              </w:rPr>
              <w:t xml:space="preserve"> </w:t>
            </w:r>
            <w:r w:rsidR="00630F04" w:rsidRPr="00254810">
              <w:rPr>
                <w:sz w:val="18"/>
                <w:szCs w:val="18"/>
              </w:rPr>
              <w:t>IR_RIGHT</w:t>
            </w:r>
            <w:r w:rsidR="002506A6" w:rsidRPr="00254810">
              <w:rPr>
                <w:sz w:val="18"/>
                <w:szCs w:val="18"/>
              </w:rPr>
              <w:t xml:space="preserve"> </w:t>
            </w:r>
            <w:r w:rsidRPr="00254810">
              <w:rPr>
                <w:sz w:val="18"/>
                <w:szCs w:val="18"/>
              </w:rPr>
              <w:t xml:space="preserve">sensor </w:t>
            </w:r>
            <w:r w:rsidR="002506A6" w:rsidRPr="00254810">
              <w:rPr>
                <w:sz w:val="18"/>
                <w:szCs w:val="18"/>
              </w:rPr>
              <w:t>(GP</w:t>
            </w:r>
            <w:r w:rsidR="00EB00E9" w:rsidRPr="00254810">
              <w:rPr>
                <w:sz w:val="18"/>
                <w:szCs w:val="18"/>
              </w:rPr>
              <w:t>27</w:t>
            </w:r>
            <w:r w:rsidR="002506A6" w:rsidRPr="00254810">
              <w:rPr>
                <w:sz w:val="18"/>
                <w:szCs w:val="18"/>
              </w:rPr>
              <w:t>)</w:t>
            </w:r>
            <w:r w:rsidR="00EB00E9" w:rsidRPr="00254810">
              <w:rPr>
                <w:sz w:val="18"/>
                <w:szCs w:val="18"/>
              </w:rPr>
              <w:t xml:space="preserve"> </w:t>
            </w:r>
            <w:r w:rsidRPr="00254810">
              <w:rPr>
                <w:sz w:val="18"/>
                <w:szCs w:val="18"/>
              </w:rPr>
              <w:t>to capture</w:t>
            </w:r>
            <w:r w:rsidR="003C3AC3" w:rsidRPr="00254810">
              <w:rPr>
                <w:sz w:val="18"/>
                <w:szCs w:val="18"/>
              </w:rPr>
              <w:t xml:space="preserve"> </w:t>
            </w:r>
            <w:r w:rsidR="00FE4A48" w:rsidRPr="00254810">
              <w:rPr>
                <w:sz w:val="18"/>
                <w:szCs w:val="18"/>
              </w:rPr>
              <w:t xml:space="preserve">black/white </w:t>
            </w:r>
            <w:r w:rsidRPr="00254810">
              <w:rPr>
                <w:sz w:val="18"/>
                <w:szCs w:val="18"/>
              </w:rPr>
              <w:t>transitions in</w:t>
            </w:r>
            <w:r w:rsidR="00FE4A48" w:rsidRPr="00254810">
              <w:rPr>
                <w:sz w:val="18"/>
                <w:szCs w:val="18"/>
              </w:rPr>
              <w:t xml:space="preserve"> a buffer</w:t>
            </w:r>
            <w:r w:rsidRPr="00254810">
              <w:rPr>
                <w:sz w:val="18"/>
                <w:szCs w:val="18"/>
              </w:rPr>
              <w:t xml:space="preserve">. </w:t>
            </w:r>
            <w:r w:rsidR="00813E5C" w:rsidRPr="00254810">
              <w:rPr>
                <w:sz w:val="18"/>
                <w:szCs w:val="18"/>
              </w:rPr>
              <w:t>T</w:t>
            </w:r>
            <w:r w:rsidRPr="00254810">
              <w:rPr>
                <w:sz w:val="18"/>
                <w:szCs w:val="18"/>
              </w:rPr>
              <w:t xml:space="preserve">he </w:t>
            </w:r>
            <w:r w:rsidR="002D5AB9" w:rsidRPr="00254810">
              <w:rPr>
                <w:sz w:val="18"/>
                <w:szCs w:val="18"/>
              </w:rPr>
              <w:t>b</w:t>
            </w:r>
            <w:r w:rsidR="00FE4A48" w:rsidRPr="00254810">
              <w:rPr>
                <w:sz w:val="18"/>
                <w:szCs w:val="18"/>
              </w:rPr>
              <w:t xml:space="preserve">arcode decoding </w:t>
            </w:r>
            <w:r w:rsidRPr="00254810">
              <w:rPr>
                <w:sz w:val="18"/>
                <w:szCs w:val="18"/>
              </w:rPr>
              <w:t xml:space="preserve">module </w:t>
            </w:r>
            <w:r w:rsidR="00B366E4" w:rsidRPr="00254810">
              <w:rPr>
                <w:sz w:val="18"/>
                <w:szCs w:val="18"/>
              </w:rPr>
              <w:t xml:space="preserve">processes the buffered </w:t>
            </w:r>
            <w:r w:rsidR="00813E5C" w:rsidRPr="00254810">
              <w:rPr>
                <w:sz w:val="18"/>
                <w:szCs w:val="18"/>
              </w:rPr>
              <w:t xml:space="preserve">readings asynchronously. For backup, retain 1 ms </w:t>
            </w:r>
            <w:r w:rsidR="003D5999" w:rsidRPr="00254810">
              <w:rPr>
                <w:sz w:val="18"/>
                <w:szCs w:val="18"/>
              </w:rPr>
              <w:t>periodic sensor polling using timer.</w:t>
            </w:r>
          </w:p>
        </w:tc>
        <w:tc>
          <w:tcPr>
            <w:tcW w:w="0" w:type="auto"/>
            <w:hideMark/>
          </w:tcPr>
          <w:p w14:paraId="2E3E2C3A" w14:textId="7A381180" w:rsidR="004E5FAF" w:rsidRPr="00254810" w:rsidRDefault="00593209">
            <w:pPr>
              <w:rPr>
                <w:sz w:val="18"/>
                <w:szCs w:val="18"/>
              </w:rPr>
            </w:pPr>
            <w:r w:rsidRPr="00254810">
              <w:rPr>
                <w:sz w:val="18"/>
                <w:szCs w:val="18"/>
              </w:rPr>
              <w:t>Redesign</w:t>
            </w:r>
          </w:p>
        </w:tc>
        <w:tc>
          <w:tcPr>
            <w:tcW w:w="0" w:type="auto"/>
            <w:hideMark/>
          </w:tcPr>
          <w:p w14:paraId="223369FD" w14:textId="7B45D3DC" w:rsidR="004E5FAF" w:rsidRPr="00254810" w:rsidRDefault="00593209">
            <w:pPr>
              <w:rPr>
                <w:sz w:val="18"/>
                <w:szCs w:val="18"/>
              </w:rPr>
            </w:pPr>
            <w:r w:rsidRPr="00254810">
              <w:rPr>
                <w:sz w:val="18"/>
                <w:szCs w:val="18"/>
              </w:rPr>
              <w:t xml:space="preserve">Checking every 20-50 ms can miss </w:t>
            </w:r>
            <w:r w:rsidR="006512F4" w:rsidRPr="00254810">
              <w:rPr>
                <w:sz w:val="18"/>
                <w:szCs w:val="18"/>
              </w:rPr>
              <w:t xml:space="preserve">stripes when the car is moving, because the car travels a </w:t>
            </w:r>
            <w:r w:rsidR="00675EF3" w:rsidRPr="00254810">
              <w:rPr>
                <w:sz w:val="18"/>
                <w:szCs w:val="18"/>
              </w:rPr>
              <w:t>few mil</w:t>
            </w:r>
            <w:r w:rsidR="008A551F" w:rsidRPr="00254810">
              <w:rPr>
                <w:sz w:val="18"/>
                <w:szCs w:val="18"/>
              </w:rPr>
              <w:t>limeters</w:t>
            </w:r>
            <w:r w:rsidR="00772CCA" w:rsidRPr="00254810">
              <w:rPr>
                <w:sz w:val="18"/>
                <w:szCs w:val="18"/>
              </w:rPr>
              <w:t xml:space="preserve"> to </w:t>
            </w:r>
            <w:r w:rsidR="00FC7965" w:rsidRPr="00254810">
              <w:rPr>
                <w:sz w:val="18"/>
                <w:szCs w:val="18"/>
              </w:rPr>
              <w:t>cent</w:t>
            </w:r>
            <w:r w:rsidR="00CC00F4" w:rsidRPr="00254810">
              <w:rPr>
                <w:sz w:val="18"/>
                <w:szCs w:val="18"/>
              </w:rPr>
              <w:t xml:space="preserve">imeters between checks. </w:t>
            </w:r>
          </w:p>
        </w:tc>
        <w:tc>
          <w:tcPr>
            <w:tcW w:w="0" w:type="auto"/>
            <w:hideMark/>
          </w:tcPr>
          <w:p w14:paraId="602A4D3D" w14:textId="77777777" w:rsidR="004E5FAF" w:rsidRPr="00254810" w:rsidRDefault="003A5CBB">
            <w:pPr>
              <w:rPr>
                <w:sz w:val="18"/>
                <w:szCs w:val="18"/>
              </w:rPr>
            </w:pPr>
            <w:r w:rsidRPr="00254810">
              <w:rPr>
                <w:sz w:val="18"/>
                <w:szCs w:val="18"/>
              </w:rPr>
              <w:t>Time: 1314</w:t>
            </w:r>
          </w:p>
          <w:p w14:paraId="2975DC3D" w14:textId="71C1C4A8" w:rsidR="003A5CBB" w:rsidRPr="00254810" w:rsidRDefault="003A5CBB">
            <w:pPr>
              <w:rPr>
                <w:sz w:val="18"/>
                <w:szCs w:val="18"/>
              </w:rPr>
            </w:pPr>
            <w:r w:rsidRPr="00254810">
              <w:rPr>
                <w:sz w:val="18"/>
                <w:szCs w:val="18"/>
              </w:rPr>
              <w:t>19/10/2026</w:t>
            </w:r>
          </w:p>
        </w:tc>
        <w:tc>
          <w:tcPr>
            <w:tcW w:w="0" w:type="auto"/>
            <w:hideMark/>
          </w:tcPr>
          <w:p w14:paraId="277713A6" w14:textId="77777777" w:rsidR="004E5FAF" w:rsidRPr="00254810" w:rsidRDefault="00BD6E64">
            <w:pPr>
              <w:rPr>
                <w:sz w:val="18"/>
                <w:szCs w:val="18"/>
              </w:rPr>
            </w:pPr>
            <w:r w:rsidRPr="00254810">
              <w:rPr>
                <w:sz w:val="18"/>
                <w:szCs w:val="18"/>
              </w:rPr>
              <w:t>Buddy 3</w:t>
            </w:r>
          </w:p>
          <w:p w14:paraId="298ED505" w14:textId="5D372DBE" w:rsidR="004E5FAF" w:rsidRPr="00254810" w:rsidRDefault="0053345F">
            <w:pPr>
              <w:rPr>
                <w:sz w:val="18"/>
                <w:szCs w:val="18"/>
              </w:rPr>
            </w:pPr>
            <w:r w:rsidRPr="00254810">
              <w:rPr>
                <w:sz w:val="18"/>
                <w:szCs w:val="18"/>
              </w:rPr>
              <w:t xml:space="preserve">Test </w:t>
            </w:r>
            <w:r w:rsidR="005E2231" w:rsidRPr="00254810">
              <w:rPr>
                <w:sz w:val="18"/>
                <w:szCs w:val="18"/>
              </w:rPr>
              <w:t xml:space="preserve">the car over a </w:t>
            </w:r>
            <w:r w:rsidR="00AC6A77" w:rsidRPr="00254810">
              <w:rPr>
                <w:sz w:val="18"/>
                <w:szCs w:val="18"/>
              </w:rPr>
              <w:t>barcode</w:t>
            </w:r>
            <w:r w:rsidR="005E2231" w:rsidRPr="00254810">
              <w:rPr>
                <w:sz w:val="18"/>
                <w:szCs w:val="18"/>
              </w:rPr>
              <w:t xml:space="preserve"> </w:t>
            </w:r>
            <w:r w:rsidR="00BB48C3" w:rsidRPr="00254810">
              <w:rPr>
                <w:sz w:val="18"/>
                <w:szCs w:val="18"/>
              </w:rPr>
              <w:t xml:space="preserve">at </w:t>
            </w:r>
            <w:r w:rsidR="00B2295B" w:rsidRPr="00254810">
              <w:rPr>
                <w:sz w:val="18"/>
                <w:szCs w:val="18"/>
              </w:rPr>
              <w:t xml:space="preserve">different manually </w:t>
            </w:r>
            <w:r w:rsidR="00BB48C3" w:rsidRPr="00254810">
              <w:rPr>
                <w:sz w:val="18"/>
                <w:szCs w:val="18"/>
              </w:rPr>
              <w:t>measured speed</w:t>
            </w:r>
            <w:r w:rsidR="00DF0CFD" w:rsidRPr="00254810">
              <w:rPr>
                <w:sz w:val="18"/>
                <w:szCs w:val="18"/>
              </w:rPr>
              <w:t>.</w:t>
            </w:r>
            <w:r w:rsidR="007B5A80" w:rsidRPr="00254810">
              <w:rPr>
                <w:sz w:val="18"/>
                <w:szCs w:val="18"/>
              </w:rPr>
              <w:t xml:space="preserve"> (push with hands)</w:t>
            </w:r>
          </w:p>
        </w:tc>
      </w:tr>
      <w:tr w:rsidR="007031B0" w14:paraId="65414A3A" w14:textId="77777777" w:rsidTr="0D47E6EB">
        <w:tc>
          <w:tcPr>
            <w:tcW w:w="0" w:type="auto"/>
          </w:tcPr>
          <w:p w14:paraId="06532E7A" w14:textId="4C15EE8E" w:rsidR="007031B0" w:rsidRPr="00254810" w:rsidRDefault="6304343B">
            <w:pPr>
              <w:rPr>
                <w:sz w:val="18"/>
                <w:szCs w:val="18"/>
              </w:rPr>
            </w:pPr>
            <w:r w:rsidRPr="00254810">
              <w:rPr>
                <w:sz w:val="18"/>
                <w:szCs w:val="18"/>
              </w:rPr>
              <w:t>Buddy 1 Initially wanted information to be passed as text value over MQTT communication</w:t>
            </w:r>
          </w:p>
        </w:tc>
        <w:tc>
          <w:tcPr>
            <w:tcW w:w="0" w:type="auto"/>
          </w:tcPr>
          <w:p w14:paraId="402AB984" w14:textId="7A4A635F" w:rsidR="007031B0" w:rsidRPr="00254810" w:rsidRDefault="1FC209EE">
            <w:pPr>
              <w:rPr>
                <w:sz w:val="18"/>
                <w:szCs w:val="18"/>
              </w:rPr>
            </w:pPr>
            <w:r w:rsidRPr="00254810">
              <w:rPr>
                <w:sz w:val="18"/>
                <w:szCs w:val="18"/>
              </w:rPr>
              <w:t xml:space="preserve">MQTT information communication will now all be sent via binary bits format. </w:t>
            </w:r>
            <w:r w:rsidR="5B4ED0AD" w:rsidRPr="00254810">
              <w:rPr>
                <w:sz w:val="18"/>
                <w:szCs w:val="18"/>
              </w:rPr>
              <w:t>Standards to encode and decode values will be enforced for buddy 1 – 5 communication</w:t>
            </w:r>
          </w:p>
        </w:tc>
        <w:tc>
          <w:tcPr>
            <w:tcW w:w="0" w:type="auto"/>
          </w:tcPr>
          <w:p w14:paraId="421BC376" w14:textId="18ED7618" w:rsidR="007031B0" w:rsidRPr="00254810" w:rsidRDefault="7DB25341">
            <w:pPr>
              <w:rPr>
                <w:sz w:val="18"/>
                <w:szCs w:val="18"/>
              </w:rPr>
            </w:pPr>
            <w:r w:rsidRPr="00254810">
              <w:rPr>
                <w:sz w:val="18"/>
                <w:szCs w:val="18"/>
              </w:rPr>
              <w:t>Redesign</w:t>
            </w:r>
          </w:p>
        </w:tc>
        <w:tc>
          <w:tcPr>
            <w:tcW w:w="0" w:type="auto"/>
          </w:tcPr>
          <w:p w14:paraId="3E265CC9" w14:textId="3A0300A3" w:rsidR="007031B0" w:rsidRPr="00254810" w:rsidRDefault="1C298F05">
            <w:pPr>
              <w:rPr>
                <w:sz w:val="18"/>
                <w:szCs w:val="18"/>
              </w:rPr>
            </w:pPr>
            <w:r w:rsidRPr="00254810">
              <w:rPr>
                <w:sz w:val="18"/>
                <w:szCs w:val="18"/>
              </w:rPr>
              <w:t>Compression of application fields to fasten data size and improve correctness and performance of robot performance</w:t>
            </w:r>
          </w:p>
        </w:tc>
        <w:tc>
          <w:tcPr>
            <w:tcW w:w="0" w:type="auto"/>
          </w:tcPr>
          <w:p w14:paraId="5A737B2B" w14:textId="268CC11F" w:rsidR="007031B0" w:rsidRPr="00254810" w:rsidRDefault="07BD5FA1">
            <w:pPr>
              <w:rPr>
                <w:sz w:val="18"/>
                <w:szCs w:val="18"/>
              </w:rPr>
            </w:pPr>
            <w:r w:rsidRPr="00254810">
              <w:rPr>
                <w:sz w:val="18"/>
                <w:szCs w:val="18"/>
              </w:rPr>
              <w:t>Time: 1314</w:t>
            </w:r>
          </w:p>
          <w:p w14:paraId="60C25978" w14:textId="25025FF7" w:rsidR="007031B0" w:rsidRPr="00254810" w:rsidRDefault="07BD5FA1">
            <w:pPr>
              <w:rPr>
                <w:sz w:val="18"/>
                <w:szCs w:val="18"/>
              </w:rPr>
            </w:pPr>
            <w:r w:rsidRPr="00254810">
              <w:rPr>
                <w:sz w:val="18"/>
                <w:szCs w:val="18"/>
              </w:rPr>
              <w:t>19/10/2026</w:t>
            </w:r>
          </w:p>
        </w:tc>
        <w:tc>
          <w:tcPr>
            <w:tcW w:w="0" w:type="auto"/>
          </w:tcPr>
          <w:p w14:paraId="1AEF3141" w14:textId="2957FDE3" w:rsidR="007031B0" w:rsidRPr="00254810" w:rsidRDefault="1C298F05">
            <w:pPr>
              <w:rPr>
                <w:sz w:val="18"/>
                <w:szCs w:val="18"/>
              </w:rPr>
            </w:pPr>
            <w:r w:rsidRPr="00254810">
              <w:rPr>
                <w:sz w:val="18"/>
                <w:szCs w:val="18"/>
              </w:rPr>
              <w:t>Jun Jiang</w:t>
            </w:r>
            <w:r w:rsidR="45F73C0D" w:rsidRPr="00254810">
              <w:rPr>
                <w:sz w:val="18"/>
                <w:szCs w:val="18"/>
              </w:rPr>
              <w:t xml:space="preserve"> </w:t>
            </w:r>
            <w:r w:rsidRPr="00254810">
              <w:rPr>
                <w:sz w:val="18"/>
                <w:szCs w:val="18"/>
              </w:rPr>
              <w:t>(Buddy 1) - To ensure values that are sent over MQTT are read correctly when converted to binary format</w:t>
            </w:r>
          </w:p>
        </w:tc>
      </w:tr>
      <w:tr w:rsidR="007031B0" w14:paraId="04DECBD7" w14:textId="77777777" w:rsidTr="0D47E6EB">
        <w:tc>
          <w:tcPr>
            <w:tcW w:w="0" w:type="auto"/>
          </w:tcPr>
          <w:p w14:paraId="14C97514" w14:textId="564A928C" w:rsidR="007031B0" w:rsidRPr="00254810" w:rsidRDefault="020DEA25">
            <w:pPr>
              <w:rPr>
                <w:sz w:val="18"/>
                <w:szCs w:val="18"/>
              </w:rPr>
            </w:pPr>
            <w:r w:rsidRPr="00254810">
              <w:rPr>
                <w:sz w:val="18"/>
                <w:szCs w:val="18"/>
              </w:rPr>
              <w:t>Record hump data and identify the highest hump peak</w:t>
            </w:r>
          </w:p>
        </w:tc>
        <w:tc>
          <w:tcPr>
            <w:tcW w:w="0" w:type="auto"/>
          </w:tcPr>
          <w:p w14:paraId="0F9D4A39" w14:textId="3500813A" w:rsidR="007031B0" w:rsidRPr="00254810" w:rsidRDefault="020DEA25">
            <w:pPr>
              <w:rPr>
                <w:sz w:val="18"/>
                <w:szCs w:val="18"/>
              </w:rPr>
            </w:pPr>
            <w:r w:rsidRPr="00254810">
              <w:rPr>
                <w:sz w:val="18"/>
                <w:szCs w:val="18"/>
              </w:rPr>
              <w:t>Highest hump is still being tracked by the analysis where the calculation still stays full resolution inside the task and only compacted if the value is sent to the telemetry</w:t>
            </w:r>
          </w:p>
        </w:tc>
        <w:tc>
          <w:tcPr>
            <w:tcW w:w="0" w:type="auto"/>
          </w:tcPr>
          <w:p w14:paraId="20352AE6" w14:textId="3B0CBF98" w:rsidR="007031B0" w:rsidRPr="00254810" w:rsidRDefault="020DEA25">
            <w:pPr>
              <w:rPr>
                <w:sz w:val="18"/>
                <w:szCs w:val="18"/>
              </w:rPr>
            </w:pPr>
            <w:r w:rsidRPr="00254810">
              <w:rPr>
                <w:sz w:val="18"/>
                <w:szCs w:val="18"/>
              </w:rPr>
              <w:t>No Change</w:t>
            </w:r>
          </w:p>
        </w:tc>
        <w:tc>
          <w:tcPr>
            <w:tcW w:w="0" w:type="auto"/>
          </w:tcPr>
          <w:p w14:paraId="32BB8A41" w14:textId="2B2079E9" w:rsidR="007031B0" w:rsidRPr="00254810" w:rsidRDefault="020DEA25">
            <w:pPr>
              <w:rPr>
                <w:sz w:val="18"/>
                <w:szCs w:val="18"/>
              </w:rPr>
            </w:pPr>
            <w:r w:rsidRPr="00254810">
              <w:rPr>
                <w:sz w:val="18"/>
                <w:szCs w:val="18"/>
              </w:rPr>
              <w:t>-</w:t>
            </w:r>
          </w:p>
        </w:tc>
        <w:tc>
          <w:tcPr>
            <w:tcW w:w="0" w:type="auto"/>
          </w:tcPr>
          <w:p w14:paraId="5FB3AB24" w14:textId="77777777" w:rsidR="007031B0" w:rsidRPr="00254810" w:rsidRDefault="007031B0">
            <w:pPr>
              <w:rPr>
                <w:sz w:val="18"/>
                <w:szCs w:val="18"/>
              </w:rPr>
            </w:pPr>
          </w:p>
        </w:tc>
        <w:tc>
          <w:tcPr>
            <w:tcW w:w="0" w:type="auto"/>
          </w:tcPr>
          <w:p w14:paraId="0AB96184" w14:textId="01A414AE" w:rsidR="007031B0" w:rsidRPr="00254810" w:rsidRDefault="020DEA25">
            <w:pPr>
              <w:rPr>
                <w:sz w:val="18"/>
                <w:szCs w:val="18"/>
              </w:rPr>
            </w:pPr>
            <w:r w:rsidRPr="00254810">
              <w:rPr>
                <w:sz w:val="18"/>
                <w:szCs w:val="18"/>
              </w:rPr>
              <w:t>Buddy 4 with 1: Agree bit layout in MQTT payload</w:t>
            </w:r>
          </w:p>
        </w:tc>
      </w:tr>
      <w:tr w:rsidR="007031B0" w14:paraId="1D8AE73E" w14:textId="77777777" w:rsidTr="0D47E6EB">
        <w:tc>
          <w:tcPr>
            <w:tcW w:w="0" w:type="auto"/>
          </w:tcPr>
          <w:p w14:paraId="723EA422" w14:textId="77777777" w:rsidR="007031B0" w:rsidRDefault="007031B0"/>
        </w:tc>
        <w:tc>
          <w:tcPr>
            <w:tcW w:w="0" w:type="auto"/>
          </w:tcPr>
          <w:p w14:paraId="682BB2EC" w14:textId="77777777" w:rsidR="007031B0" w:rsidRDefault="007031B0"/>
        </w:tc>
        <w:tc>
          <w:tcPr>
            <w:tcW w:w="0" w:type="auto"/>
          </w:tcPr>
          <w:p w14:paraId="6F7BEA43" w14:textId="77777777" w:rsidR="007031B0" w:rsidRDefault="007031B0"/>
        </w:tc>
        <w:tc>
          <w:tcPr>
            <w:tcW w:w="0" w:type="auto"/>
          </w:tcPr>
          <w:p w14:paraId="7FD70712" w14:textId="77777777" w:rsidR="007031B0" w:rsidRDefault="007031B0"/>
        </w:tc>
        <w:tc>
          <w:tcPr>
            <w:tcW w:w="0" w:type="auto"/>
          </w:tcPr>
          <w:p w14:paraId="77372BC1" w14:textId="77777777" w:rsidR="007031B0" w:rsidRDefault="007031B0"/>
        </w:tc>
        <w:tc>
          <w:tcPr>
            <w:tcW w:w="0" w:type="auto"/>
          </w:tcPr>
          <w:p w14:paraId="1A9692D0" w14:textId="77777777" w:rsidR="007031B0" w:rsidRDefault="007031B0"/>
        </w:tc>
      </w:tr>
    </w:tbl>
    <w:p w14:paraId="6239C296" w14:textId="77777777" w:rsidR="00BE09C9" w:rsidRDefault="00BE09C9"/>
    <w:p w14:paraId="5CEAD872" w14:textId="77777777" w:rsidR="00BE09C9" w:rsidRDefault="00B409F7">
      <w:pPr>
        <w:pStyle w:val="Heading2"/>
      </w:pPr>
      <w:r>
        <w:rPr>
          <w:rFonts w:ascii="Aptos Display" w:hAnsi="Aptos Display"/>
          <w:color w:val="E97132"/>
        </w:rPr>
        <w:t>Resource and Assumption Review</w:t>
      </w:r>
    </w:p>
    <w:tbl>
      <w:tblPr>
        <w:tblStyle w:val="TableGrid"/>
        <w:tblW w:w="0" w:type="auto"/>
        <w:jc w:val="center"/>
        <w:tblLook w:val="04A0" w:firstRow="1" w:lastRow="0" w:firstColumn="1" w:lastColumn="0" w:noHBand="0" w:noVBand="1"/>
      </w:tblPr>
      <w:tblGrid>
        <w:gridCol w:w="2160"/>
        <w:gridCol w:w="2592"/>
        <w:gridCol w:w="2304"/>
        <w:gridCol w:w="2592"/>
      </w:tblGrid>
      <w:tr w:rsidR="00BE09C9" w14:paraId="52F6AE11" w14:textId="77777777">
        <w:trPr>
          <w:jc w:val="center"/>
        </w:trPr>
        <w:tc>
          <w:tcPr>
            <w:tcW w:w="2160" w:type="dxa"/>
            <w:shd w:val="clear" w:color="auto" w:fill="1F4E79"/>
            <w:vAlign w:val="center"/>
          </w:tcPr>
          <w:p w14:paraId="387E7318" w14:textId="77777777" w:rsidR="00BE09C9" w:rsidRDefault="00B409F7">
            <w:r>
              <w:rPr>
                <w:b/>
                <w:color w:val="FFFFFF"/>
                <w:sz w:val="18"/>
              </w:rPr>
              <w:t>Item challenged</w:t>
            </w:r>
          </w:p>
        </w:tc>
        <w:tc>
          <w:tcPr>
            <w:tcW w:w="2592" w:type="dxa"/>
            <w:shd w:val="clear" w:color="auto" w:fill="1F4E79"/>
            <w:vAlign w:val="center"/>
          </w:tcPr>
          <w:p w14:paraId="661225DA" w14:textId="77777777" w:rsidR="00BE09C9" w:rsidRDefault="00B409F7">
            <w:r>
              <w:rPr>
                <w:b/>
                <w:color w:val="FFFFFF"/>
                <w:sz w:val="18"/>
              </w:rPr>
              <w:t>Evidence presented</w:t>
            </w:r>
          </w:p>
        </w:tc>
        <w:tc>
          <w:tcPr>
            <w:tcW w:w="2304" w:type="dxa"/>
            <w:shd w:val="clear" w:color="auto" w:fill="1F4E79"/>
            <w:vAlign w:val="center"/>
          </w:tcPr>
          <w:p w14:paraId="6142F6A2" w14:textId="77777777" w:rsidR="00BE09C9" w:rsidRDefault="00B409F7">
            <w:r>
              <w:rPr>
                <w:b/>
                <w:color w:val="FFFFFF"/>
                <w:sz w:val="18"/>
              </w:rPr>
              <w:t>Decision made</w:t>
            </w:r>
          </w:p>
        </w:tc>
        <w:tc>
          <w:tcPr>
            <w:tcW w:w="2592" w:type="dxa"/>
            <w:shd w:val="clear" w:color="auto" w:fill="1F4E79"/>
            <w:vAlign w:val="center"/>
          </w:tcPr>
          <w:p w14:paraId="60FC87E8" w14:textId="77777777" w:rsidR="00BE09C9" w:rsidRDefault="00B409F7">
            <w:r>
              <w:rPr>
                <w:b/>
                <w:color w:val="FFFFFF"/>
                <w:sz w:val="18"/>
              </w:rPr>
              <w:t>Impact on other buddies</w:t>
            </w:r>
          </w:p>
        </w:tc>
      </w:tr>
      <w:tr w:rsidR="00BE09C9" w14:paraId="4C588A87" w14:textId="77777777">
        <w:trPr>
          <w:jc w:val="center"/>
        </w:trPr>
        <w:tc>
          <w:tcPr>
            <w:tcW w:w="2160" w:type="dxa"/>
            <w:vAlign w:val="center"/>
          </w:tcPr>
          <w:p w14:paraId="5C809366" w14:textId="0C9B1A55" w:rsidR="00BE09C9" w:rsidRDefault="009479BD">
            <w:r>
              <w:t xml:space="preserve">Bit packing measurements to </w:t>
            </w:r>
            <w:r>
              <w:lastRenderedPageBreak/>
              <w:t>transfer data between task may affect measurements precision/accuracy or data integrity</w:t>
            </w:r>
          </w:p>
        </w:tc>
        <w:tc>
          <w:tcPr>
            <w:tcW w:w="2592" w:type="dxa"/>
            <w:vAlign w:val="center"/>
          </w:tcPr>
          <w:p w14:paraId="4BA385FF" w14:textId="0D064E5C" w:rsidR="00BE09C9" w:rsidRDefault="005B0F97">
            <w:r>
              <w:lastRenderedPageBreak/>
              <w:t xml:space="preserve">Week 6 Design review section 3 defines a scan </w:t>
            </w:r>
            <w:r>
              <w:lastRenderedPageBreak/>
              <w:t>sample queue between 2 tasks. The bit requirement mandates the bi</w:t>
            </w:r>
            <w:r w:rsidR="00A35733">
              <w:t xml:space="preserve">t </w:t>
            </w:r>
            <w:r>
              <w:t xml:space="preserve">representation for the inter-task messages. </w:t>
            </w:r>
          </w:p>
        </w:tc>
        <w:tc>
          <w:tcPr>
            <w:tcW w:w="2304" w:type="dxa"/>
            <w:vAlign w:val="center"/>
          </w:tcPr>
          <w:p w14:paraId="5B586E96" w14:textId="7EA8F545" w:rsidR="00BE09C9" w:rsidRDefault="00CA5EFA">
            <w:r>
              <w:lastRenderedPageBreak/>
              <w:t xml:space="preserve">Define the minimum bit representation based </w:t>
            </w:r>
            <w:r>
              <w:lastRenderedPageBreak/>
              <w:t>on the required measurement ranges and precision. Use safe queue transfers and verify that unpacked measurements data integrity.</w:t>
            </w:r>
          </w:p>
        </w:tc>
        <w:tc>
          <w:tcPr>
            <w:tcW w:w="2592" w:type="dxa"/>
            <w:vAlign w:val="center"/>
          </w:tcPr>
          <w:p w14:paraId="6A97605C" w14:textId="1B9D5A05" w:rsidR="00BE09C9" w:rsidRDefault="00CA5EFA">
            <w:r>
              <w:lastRenderedPageBreak/>
              <w:t>Affect buddy 5 primarily</w:t>
            </w:r>
            <w:r w:rsidR="00FF19ED">
              <w:t>. Buddy 1 might be affected</w:t>
            </w:r>
            <w:r w:rsidR="00BB0024">
              <w:t xml:space="preserve"> </w:t>
            </w:r>
            <w:r w:rsidR="00BB0024">
              <w:lastRenderedPageBreak/>
              <w:t>for MQTT telemetry</w:t>
            </w:r>
          </w:p>
        </w:tc>
      </w:tr>
      <w:tr w:rsidR="00BE09C9" w14:paraId="1188DBBE" w14:textId="77777777">
        <w:trPr>
          <w:jc w:val="center"/>
        </w:trPr>
        <w:tc>
          <w:tcPr>
            <w:tcW w:w="2160" w:type="dxa"/>
            <w:vAlign w:val="center"/>
          </w:tcPr>
          <w:p w14:paraId="7BC74677" w14:textId="3D14B17D" w:rsidR="00BE09C9" w:rsidRDefault="7647B495">
            <w:r>
              <w:lastRenderedPageBreak/>
              <w:t>IMU is accurate enough to detect humps, tilt, collisions and turn rate</w:t>
            </w:r>
          </w:p>
        </w:tc>
        <w:tc>
          <w:tcPr>
            <w:tcW w:w="2592" w:type="dxa"/>
            <w:vAlign w:val="center"/>
          </w:tcPr>
          <w:p w14:paraId="26E732E0" w14:textId="60CA8056" w:rsidR="00BE09C9" w:rsidRDefault="7647B495">
            <w:r>
              <w:t>Week 6 Design Review has information that Motor vibration makes IMU readings to be noisy while driving, and the gyroscope drifts. No test logs yet.</w:t>
            </w:r>
          </w:p>
        </w:tc>
        <w:tc>
          <w:tcPr>
            <w:tcW w:w="2304" w:type="dxa"/>
            <w:vAlign w:val="center"/>
          </w:tcPr>
          <w:p w14:paraId="0E9787BB" w14:textId="7516C21F" w:rsidR="00BE09C9" w:rsidRDefault="7647B495">
            <w:r>
              <w:t xml:space="preserve">Need validation. Calibrate the car while it is still, filter the readings, and set thresholds from real tests. </w:t>
            </w:r>
          </w:p>
        </w:tc>
        <w:tc>
          <w:tcPr>
            <w:tcW w:w="2592" w:type="dxa"/>
            <w:vAlign w:val="center"/>
          </w:tcPr>
          <w:p w14:paraId="663EC7EE" w14:textId="10F68860" w:rsidR="00BE09C9" w:rsidRDefault="7647B495">
            <w:r>
              <w:t>False events would send wrong telemetry to Buddy 1 and Buddy 2 must keep  the motors off during calibration.</w:t>
            </w:r>
          </w:p>
        </w:tc>
      </w:tr>
      <w:tr w:rsidR="00BE09C9" w14:paraId="76E5CDC2" w14:textId="77777777">
        <w:trPr>
          <w:jc w:val="center"/>
        </w:trPr>
        <w:tc>
          <w:tcPr>
            <w:tcW w:w="2160" w:type="dxa"/>
            <w:vAlign w:val="center"/>
          </w:tcPr>
          <w:p w14:paraId="4A62B92D" w14:textId="77AA5AFD" w:rsidR="00BE09C9" w:rsidRDefault="1FB768C3">
            <w:r>
              <w:t>Consistent interpretion of packed telemetry</w:t>
            </w:r>
          </w:p>
        </w:tc>
        <w:tc>
          <w:tcPr>
            <w:tcW w:w="2592" w:type="dxa"/>
            <w:vAlign w:val="center"/>
          </w:tcPr>
          <w:p w14:paraId="4866D32E" w14:textId="173B9103" w:rsidR="00BE09C9" w:rsidRDefault="1FB768C3">
            <w:r>
              <w:t>Change requirement requires compact binary application data. Initial deisgn in week 6 have not yet specify field layout and scaling remain unspecified</w:t>
            </w:r>
          </w:p>
        </w:tc>
        <w:tc>
          <w:tcPr>
            <w:tcW w:w="2304" w:type="dxa"/>
            <w:vAlign w:val="center"/>
          </w:tcPr>
          <w:p w14:paraId="2BC071C4" w14:textId="1349D222" w:rsidR="00BE09C9" w:rsidRDefault="1FB768C3">
            <w:r>
              <w:t>Will Define a shared field specification and known-value encoding/decoding test before integration</w:t>
            </w:r>
          </w:p>
        </w:tc>
        <w:tc>
          <w:tcPr>
            <w:tcW w:w="2592" w:type="dxa"/>
            <w:vAlign w:val="center"/>
          </w:tcPr>
          <w:p w14:paraId="10D92ED1" w14:textId="191F2A46" w:rsidR="00BE09C9" w:rsidRDefault="1FB768C3">
            <w:r>
              <w:t>Buddy 2-5 needs to provde application data field specification for MQTT Communication</w:t>
            </w:r>
          </w:p>
        </w:tc>
      </w:tr>
      <w:tr w:rsidR="00BE09C9" w14:paraId="79D66FA3" w14:textId="77777777">
        <w:trPr>
          <w:jc w:val="center"/>
        </w:trPr>
        <w:tc>
          <w:tcPr>
            <w:tcW w:w="2160" w:type="dxa"/>
            <w:vAlign w:val="center"/>
          </w:tcPr>
          <w:p w14:paraId="69137067" w14:textId="0B44B422" w:rsidR="00BE09C9" w:rsidRDefault="003833B3">
            <w:r>
              <w:t>Ownership of car’s operating mode</w:t>
            </w:r>
          </w:p>
        </w:tc>
        <w:tc>
          <w:tcPr>
            <w:tcW w:w="2592" w:type="dxa"/>
            <w:vAlign w:val="center"/>
          </w:tcPr>
          <w:p w14:paraId="29CC1309" w14:textId="0E78BDCC" w:rsidR="00BE09C9" w:rsidRDefault="00B53AFC">
            <w:r>
              <w:t xml:space="preserve">In the </w:t>
            </w:r>
            <w:r w:rsidR="00B14DAB">
              <w:t xml:space="preserve">week 6 </w:t>
            </w:r>
            <w:r>
              <w:t xml:space="preserve">design </w:t>
            </w:r>
            <w:r w:rsidR="00B14DAB">
              <w:t xml:space="preserve">review </w:t>
            </w:r>
            <w:r>
              <w:t>feedback</w:t>
            </w:r>
            <w:r w:rsidR="0075118E">
              <w:t xml:space="preserve"> identified that the system has no explicitly assigned owner for mission state</w:t>
            </w:r>
            <w:r w:rsidR="00946950">
              <w:t>.</w:t>
            </w:r>
          </w:p>
        </w:tc>
        <w:tc>
          <w:tcPr>
            <w:tcW w:w="2304" w:type="dxa"/>
            <w:vAlign w:val="center"/>
          </w:tcPr>
          <w:p w14:paraId="1502FE2A" w14:textId="5D9E6EA1" w:rsidR="00BE09C9" w:rsidRDefault="00EF7199">
            <w:r>
              <w:t xml:space="preserve">Assign to buddy 2 because </w:t>
            </w:r>
            <w:r w:rsidR="001C0D05">
              <w:t>it</w:t>
            </w:r>
            <w:r>
              <w:t xml:space="preserve"> owns the motion control, so it can ensure that steering c</w:t>
            </w:r>
            <w:r w:rsidR="007E12EE">
              <w:t xml:space="preserve">ommands are executed </w:t>
            </w:r>
            <w:r w:rsidR="00315223">
              <w:t>only when the current mode allows them.</w:t>
            </w:r>
          </w:p>
        </w:tc>
        <w:tc>
          <w:tcPr>
            <w:tcW w:w="2592" w:type="dxa"/>
            <w:vAlign w:val="center"/>
          </w:tcPr>
          <w:p w14:paraId="2EDD4615" w14:textId="77999F02" w:rsidR="00BE09C9" w:rsidRDefault="006133ED">
            <w:r w:rsidRPr="006133ED">
              <w:t>Buddy 3, 4 and 5 send events to Buddy 2 (barcode command, line lost, collision, obstacle detected, avoidance complete, recovery failed). Buddy 2 updates the mode. Buddy 1 only reads the mode for telemetry, and Buddy 3 reads it to stop steering outside Normal Navigation.</w:t>
            </w:r>
          </w:p>
        </w:tc>
      </w:tr>
    </w:tbl>
    <w:p w14:paraId="420AB4AF" w14:textId="77777777" w:rsidR="00BE09C9" w:rsidRDefault="00BE09C9"/>
    <w:p w14:paraId="0EDAEBD2" w14:textId="77777777" w:rsidR="004E5FAF" w:rsidRDefault="004E5FAF">
      <w:pPr>
        <w:pStyle w:val="Heading2"/>
        <w:rPr>
          <w:kern w:val="2"/>
          <w:lang w:val="en-SG" w:eastAsia="en-SG"/>
          <w14:ligatures w14:val="standardContextual"/>
        </w:rPr>
      </w:pPr>
      <w:r>
        <w:t>Risk Assessment and Subsystem Test Plan</w:t>
      </w:r>
    </w:p>
    <w:p w14:paraId="7999F775" w14:textId="77777777" w:rsidR="004E5FAF" w:rsidRDefault="004E5FAF">
      <w:pPr>
        <w:pStyle w:val="Heading3"/>
        <w:rPr>
          <w:rFonts w:asciiTheme="minorHAnsi" w:hAnsiTheme="minorHAnsi" w:cstheme="minorBidi"/>
        </w:rPr>
      </w:pPr>
      <w:r>
        <w:rPr>
          <w:rFonts w:asciiTheme="minorHAnsi" w:hAnsiTheme="minorHAnsi" w:cstheme="minorBidi"/>
        </w:rPr>
        <w:t>Integration Risk Register</w:t>
      </w:r>
    </w:p>
    <w:p w14:paraId="6C2C2445" w14:textId="308C17DE" w:rsidR="0076534C" w:rsidRPr="0076534C" w:rsidRDefault="008F0E14" w:rsidP="008F0E14">
      <w:r>
        <w:t xml:space="preserve">Enter at least </w:t>
      </w:r>
      <w:r>
        <w:rPr>
          <w:b/>
          <w:bCs/>
        </w:rPr>
        <w:t>3 integration risks</w:t>
      </w:r>
      <w:r>
        <w:t xml:space="preserve">. Include at least one timing or scheduling risk, one hardware or wiring risk, and one interface or team-integration risk. </w:t>
      </w:r>
    </w:p>
    <w:tbl>
      <w:tblPr>
        <w:tblStyle w:val="TableGrid"/>
        <w:tblW w:w="10382" w:type="dxa"/>
        <w:tblLook w:val="04A0" w:firstRow="1" w:lastRow="0" w:firstColumn="1" w:lastColumn="0" w:noHBand="0" w:noVBand="1"/>
      </w:tblPr>
      <w:tblGrid>
        <w:gridCol w:w="568"/>
        <w:gridCol w:w="2234"/>
        <w:gridCol w:w="1417"/>
        <w:gridCol w:w="1308"/>
        <w:gridCol w:w="1071"/>
        <w:gridCol w:w="881"/>
        <w:gridCol w:w="1397"/>
        <w:gridCol w:w="757"/>
        <w:gridCol w:w="749"/>
      </w:tblGrid>
      <w:tr w:rsidR="004E5FAF" w14:paraId="3DB21CF6" w14:textId="77777777" w:rsidTr="00C907D4">
        <w:tc>
          <w:tcPr>
            <w:tcW w:w="568" w:type="dxa"/>
            <w:shd w:val="clear" w:color="auto" w:fill="1F4E79"/>
            <w:hideMark/>
          </w:tcPr>
          <w:p w14:paraId="36BE6471" w14:textId="77777777" w:rsidR="004E5FAF" w:rsidRPr="004824AC" w:rsidRDefault="004E5FAF">
            <w:pPr>
              <w:rPr>
                <w:kern w:val="2"/>
                <w:sz w:val="18"/>
                <w:szCs w:val="18"/>
                <w:lang w:val="en-SG" w:eastAsia="en-SG"/>
                <w14:ligatures w14:val="standardContextual"/>
              </w:rPr>
            </w:pPr>
            <w:r w:rsidRPr="004824AC">
              <w:rPr>
                <w:b/>
                <w:bCs/>
                <w:color w:val="FFFFFF"/>
                <w:sz w:val="18"/>
                <w:szCs w:val="18"/>
              </w:rPr>
              <w:t>Risk ID</w:t>
            </w:r>
          </w:p>
        </w:tc>
        <w:tc>
          <w:tcPr>
            <w:tcW w:w="2234" w:type="dxa"/>
            <w:shd w:val="clear" w:color="auto" w:fill="1F4E79"/>
            <w:hideMark/>
          </w:tcPr>
          <w:p w14:paraId="41200A4F" w14:textId="77777777" w:rsidR="004E5FAF" w:rsidRPr="004824AC" w:rsidRDefault="004E5FAF">
            <w:pPr>
              <w:rPr>
                <w:sz w:val="18"/>
                <w:szCs w:val="18"/>
              </w:rPr>
            </w:pPr>
            <w:r w:rsidRPr="004824AC">
              <w:rPr>
                <w:b/>
                <w:bCs/>
                <w:color w:val="FFFFFF"/>
                <w:sz w:val="18"/>
                <w:szCs w:val="18"/>
              </w:rPr>
              <w:t>Risk</w:t>
            </w:r>
          </w:p>
        </w:tc>
        <w:tc>
          <w:tcPr>
            <w:tcW w:w="1417" w:type="dxa"/>
            <w:shd w:val="clear" w:color="auto" w:fill="1F4E79"/>
            <w:hideMark/>
          </w:tcPr>
          <w:p w14:paraId="05384894" w14:textId="77777777" w:rsidR="004E5FAF" w:rsidRPr="004824AC" w:rsidRDefault="004E5FAF">
            <w:pPr>
              <w:rPr>
                <w:sz w:val="18"/>
                <w:szCs w:val="18"/>
              </w:rPr>
            </w:pPr>
            <w:r w:rsidRPr="004824AC">
              <w:rPr>
                <w:b/>
                <w:bCs/>
                <w:color w:val="FFFFFF"/>
                <w:sz w:val="18"/>
                <w:szCs w:val="18"/>
              </w:rPr>
              <w:t>Cause</w:t>
            </w:r>
          </w:p>
        </w:tc>
        <w:tc>
          <w:tcPr>
            <w:tcW w:w="1308" w:type="dxa"/>
            <w:shd w:val="clear" w:color="auto" w:fill="1F4E79"/>
            <w:hideMark/>
          </w:tcPr>
          <w:p w14:paraId="5B44FB01" w14:textId="77777777" w:rsidR="004E5FAF" w:rsidRPr="004824AC" w:rsidRDefault="004E5FAF">
            <w:pPr>
              <w:rPr>
                <w:sz w:val="18"/>
                <w:szCs w:val="18"/>
              </w:rPr>
            </w:pPr>
            <w:r w:rsidRPr="004824AC">
              <w:rPr>
                <w:b/>
                <w:bCs/>
                <w:color w:val="FFFFFF"/>
                <w:sz w:val="18"/>
                <w:szCs w:val="18"/>
              </w:rPr>
              <w:t>Impact</w:t>
            </w:r>
          </w:p>
        </w:tc>
        <w:tc>
          <w:tcPr>
            <w:tcW w:w="1071" w:type="dxa"/>
            <w:shd w:val="clear" w:color="auto" w:fill="1F4E79"/>
            <w:hideMark/>
          </w:tcPr>
          <w:p w14:paraId="005E39C5" w14:textId="77777777" w:rsidR="004E5FAF" w:rsidRPr="004824AC" w:rsidRDefault="004E5FAF">
            <w:pPr>
              <w:rPr>
                <w:sz w:val="18"/>
                <w:szCs w:val="18"/>
              </w:rPr>
            </w:pPr>
            <w:r w:rsidRPr="004824AC">
              <w:rPr>
                <w:b/>
                <w:bCs/>
                <w:color w:val="FFFFFF"/>
                <w:sz w:val="18"/>
                <w:szCs w:val="18"/>
              </w:rPr>
              <w:t>Likelihood</w:t>
            </w:r>
          </w:p>
        </w:tc>
        <w:tc>
          <w:tcPr>
            <w:tcW w:w="881" w:type="dxa"/>
            <w:shd w:val="clear" w:color="auto" w:fill="1F4E79"/>
            <w:hideMark/>
          </w:tcPr>
          <w:p w14:paraId="39DAFD54" w14:textId="77777777" w:rsidR="004E5FAF" w:rsidRPr="004824AC" w:rsidRDefault="004E5FAF">
            <w:pPr>
              <w:rPr>
                <w:sz w:val="18"/>
                <w:szCs w:val="18"/>
              </w:rPr>
            </w:pPr>
            <w:r w:rsidRPr="004824AC">
              <w:rPr>
                <w:b/>
                <w:bCs/>
                <w:color w:val="FFFFFF"/>
                <w:sz w:val="18"/>
                <w:szCs w:val="18"/>
              </w:rPr>
              <w:t>Severity</w:t>
            </w:r>
          </w:p>
        </w:tc>
        <w:tc>
          <w:tcPr>
            <w:tcW w:w="1397" w:type="dxa"/>
            <w:shd w:val="clear" w:color="auto" w:fill="1F4E79"/>
            <w:hideMark/>
          </w:tcPr>
          <w:p w14:paraId="2135534A" w14:textId="77777777" w:rsidR="004E5FAF" w:rsidRPr="004824AC" w:rsidRDefault="004E5FAF">
            <w:pPr>
              <w:rPr>
                <w:sz w:val="18"/>
                <w:szCs w:val="18"/>
              </w:rPr>
            </w:pPr>
            <w:r w:rsidRPr="004824AC">
              <w:rPr>
                <w:b/>
                <w:bCs/>
                <w:color w:val="FFFFFF"/>
                <w:sz w:val="18"/>
                <w:szCs w:val="18"/>
              </w:rPr>
              <w:t>Mitigation</w:t>
            </w:r>
          </w:p>
        </w:tc>
        <w:tc>
          <w:tcPr>
            <w:tcW w:w="757" w:type="dxa"/>
            <w:shd w:val="clear" w:color="auto" w:fill="1F4E79"/>
            <w:hideMark/>
          </w:tcPr>
          <w:p w14:paraId="15C90298" w14:textId="77777777" w:rsidR="004E5FAF" w:rsidRPr="004824AC" w:rsidRDefault="004E5FAF">
            <w:pPr>
              <w:rPr>
                <w:sz w:val="18"/>
                <w:szCs w:val="18"/>
              </w:rPr>
            </w:pPr>
            <w:r w:rsidRPr="004824AC">
              <w:rPr>
                <w:b/>
                <w:bCs/>
                <w:color w:val="FFFFFF"/>
                <w:sz w:val="18"/>
                <w:szCs w:val="18"/>
              </w:rPr>
              <w:t>Owner</w:t>
            </w:r>
          </w:p>
        </w:tc>
        <w:tc>
          <w:tcPr>
            <w:tcW w:w="749" w:type="dxa"/>
            <w:shd w:val="clear" w:color="auto" w:fill="1F4E79"/>
            <w:hideMark/>
          </w:tcPr>
          <w:p w14:paraId="5B754A59" w14:textId="77777777" w:rsidR="004E5FAF" w:rsidRPr="004824AC" w:rsidRDefault="004E5FAF">
            <w:pPr>
              <w:rPr>
                <w:sz w:val="18"/>
                <w:szCs w:val="18"/>
              </w:rPr>
            </w:pPr>
            <w:r w:rsidRPr="004824AC">
              <w:rPr>
                <w:b/>
                <w:bCs/>
                <w:color w:val="FFFFFF"/>
                <w:sz w:val="18"/>
                <w:szCs w:val="18"/>
              </w:rPr>
              <w:t>Status</w:t>
            </w:r>
          </w:p>
        </w:tc>
      </w:tr>
      <w:tr w:rsidR="004E5FAF" w14:paraId="4E96E119" w14:textId="77777777" w:rsidTr="00C907D4">
        <w:tc>
          <w:tcPr>
            <w:tcW w:w="568" w:type="dxa"/>
            <w:hideMark/>
          </w:tcPr>
          <w:p w14:paraId="750DE108" w14:textId="77777777" w:rsidR="004E5FAF" w:rsidRPr="004824AC" w:rsidRDefault="004E5FAF">
            <w:pPr>
              <w:rPr>
                <w:sz w:val="18"/>
                <w:szCs w:val="18"/>
              </w:rPr>
            </w:pPr>
            <w:r w:rsidRPr="004824AC">
              <w:rPr>
                <w:sz w:val="18"/>
                <w:szCs w:val="18"/>
              </w:rPr>
              <w:t>R1</w:t>
            </w:r>
          </w:p>
        </w:tc>
        <w:tc>
          <w:tcPr>
            <w:tcW w:w="2234" w:type="dxa"/>
            <w:hideMark/>
          </w:tcPr>
          <w:p w14:paraId="307EDDAD" w14:textId="3A1432AA" w:rsidR="004E5FAF" w:rsidRPr="004824AC" w:rsidRDefault="43A6183F" w:rsidP="00EC4516">
            <w:pPr>
              <w:rPr>
                <w:sz w:val="18"/>
                <w:szCs w:val="18"/>
              </w:rPr>
            </w:pPr>
            <w:r w:rsidRPr="004824AC">
              <w:rPr>
                <w:sz w:val="18"/>
                <w:szCs w:val="18"/>
              </w:rPr>
              <w:t xml:space="preserve">Robot actions might be incorrect </w:t>
            </w:r>
          </w:p>
        </w:tc>
        <w:tc>
          <w:tcPr>
            <w:tcW w:w="1417" w:type="dxa"/>
            <w:hideMark/>
          </w:tcPr>
          <w:p w14:paraId="0E0B13BC" w14:textId="1A47429E" w:rsidR="004E5FAF" w:rsidRPr="004824AC" w:rsidRDefault="43A6183F" w:rsidP="00EC4516">
            <w:pPr>
              <w:rPr>
                <w:sz w:val="18"/>
                <w:szCs w:val="18"/>
              </w:rPr>
            </w:pPr>
            <w:r w:rsidRPr="004824AC">
              <w:rPr>
                <w:sz w:val="18"/>
                <w:szCs w:val="18"/>
              </w:rPr>
              <w:t xml:space="preserve">Value of binary bits sent over MQTT could be encoded and decoded </w:t>
            </w:r>
            <w:r w:rsidR="00207C98" w:rsidRPr="004824AC">
              <w:rPr>
                <w:sz w:val="18"/>
                <w:szCs w:val="18"/>
              </w:rPr>
              <w:t>incorrectly</w:t>
            </w:r>
          </w:p>
        </w:tc>
        <w:tc>
          <w:tcPr>
            <w:tcW w:w="1308" w:type="dxa"/>
            <w:hideMark/>
          </w:tcPr>
          <w:p w14:paraId="5A00DDA0" w14:textId="274E0F01" w:rsidR="004E5FAF" w:rsidRPr="004824AC" w:rsidRDefault="43A6183F" w:rsidP="00EC4516">
            <w:pPr>
              <w:rPr>
                <w:sz w:val="18"/>
                <w:szCs w:val="18"/>
              </w:rPr>
            </w:pPr>
            <w:r w:rsidRPr="004824AC">
              <w:rPr>
                <w:sz w:val="18"/>
                <w:szCs w:val="18"/>
              </w:rPr>
              <w:t>Incorrect behavior of robots might be observed</w:t>
            </w:r>
          </w:p>
        </w:tc>
        <w:tc>
          <w:tcPr>
            <w:tcW w:w="1071" w:type="dxa"/>
            <w:hideMark/>
          </w:tcPr>
          <w:p w14:paraId="6E432428" w14:textId="77777777" w:rsidR="004E5FAF" w:rsidRPr="004824AC" w:rsidRDefault="004E5FAF">
            <w:pPr>
              <w:rPr>
                <w:sz w:val="18"/>
                <w:szCs w:val="18"/>
              </w:rPr>
            </w:pPr>
            <w:r w:rsidRPr="004824AC">
              <w:rPr>
                <w:sz w:val="18"/>
                <w:szCs w:val="18"/>
              </w:rPr>
              <w:t>Medium</w:t>
            </w:r>
          </w:p>
        </w:tc>
        <w:tc>
          <w:tcPr>
            <w:tcW w:w="881" w:type="dxa"/>
            <w:hideMark/>
          </w:tcPr>
          <w:p w14:paraId="20CEF4FD" w14:textId="77777777" w:rsidR="004E5FAF" w:rsidRPr="004824AC" w:rsidRDefault="004E5FAF">
            <w:pPr>
              <w:rPr>
                <w:sz w:val="18"/>
                <w:szCs w:val="18"/>
              </w:rPr>
            </w:pPr>
            <w:r w:rsidRPr="004824AC">
              <w:rPr>
                <w:sz w:val="18"/>
                <w:szCs w:val="18"/>
              </w:rPr>
              <w:t>High</w:t>
            </w:r>
          </w:p>
        </w:tc>
        <w:tc>
          <w:tcPr>
            <w:tcW w:w="1397" w:type="dxa"/>
            <w:hideMark/>
          </w:tcPr>
          <w:p w14:paraId="3E995B76" w14:textId="26E4B7A8" w:rsidR="004E5FAF" w:rsidRPr="004824AC" w:rsidRDefault="24890DE2" w:rsidP="00EC4516">
            <w:pPr>
              <w:rPr>
                <w:sz w:val="18"/>
                <w:szCs w:val="18"/>
              </w:rPr>
            </w:pPr>
            <w:r w:rsidRPr="004824AC">
              <w:rPr>
                <w:sz w:val="18"/>
                <w:szCs w:val="18"/>
              </w:rPr>
              <w:t xml:space="preserve">Ensure there are addition payload tags added for checking during transmission of data. Introduce sufficient error-handling if any incorrect </w:t>
            </w:r>
            <w:r w:rsidR="321217B9" w:rsidRPr="004824AC">
              <w:rPr>
                <w:sz w:val="18"/>
                <w:szCs w:val="18"/>
              </w:rPr>
              <w:t>actions are found,</w:t>
            </w:r>
          </w:p>
        </w:tc>
        <w:tc>
          <w:tcPr>
            <w:tcW w:w="757" w:type="dxa"/>
            <w:hideMark/>
          </w:tcPr>
          <w:p w14:paraId="1C5697A2" w14:textId="2F016C49" w:rsidR="004E5FAF" w:rsidRPr="004824AC" w:rsidRDefault="321217B9">
            <w:pPr>
              <w:rPr>
                <w:sz w:val="18"/>
                <w:szCs w:val="18"/>
              </w:rPr>
            </w:pPr>
            <w:r w:rsidRPr="004824AC">
              <w:rPr>
                <w:sz w:val="18"/>
                <w:szCs w:val="18"/>
              </w:rPr>
              <w:t xml:space="preserve">Buddy 1 </w:t>
            </w:r>
          </w:p>
        </w:tc>
        <w:tc>
          <w:tcPr>
            <w:tcW w:w="749" w:type="dxa"/>
            <w:hideMark/>
          </w:tcPr>
          <w:p w14:paraId="4103EC8E" w14:textId="77777777" w:rsidR="004E5FAF" w:rsidRPr="004824AC" w:rsidRDefault="004E5FAF">
            <w:pPr>
              <w:rPr>
                <w:sz w:val="18"/>
                <w:szCs w:val="18"/>
              </w:rPr>
            </w:pPr>
            <w:r w:rsidRPr="004824AC">
              <w:rPr>
                <w:sz w:val="18"/>
                <w:szCs w:val="18"/>
              </w:rPr>
              <w:t>Open</w:t>
            </w:r>
          </w:p>
        </w:tc>
      </w:tr>
      <w:tr w:rsidR="00E669CE" w14:paraId="04D77091" w14:textId="77777777" w:rsidTr="00C907D4">
        <w:tc>
          <w:tcPr>
            <w:tcW w:w="568" w:type="dxa"/>
          </w:tcPr>
          <w:p w14:paraId="76718474" w14:textId="20E066F7" w:rsidR="00E669CE" w:rsidRPr="004824AC" w:rsidRDefault="025800E3">
            <w:pPr>
              <w:rPr>
                <w:sz w:val="18"/>
                <w:szCs w:val="18"/>
              </w:rPr>
            </w:pPr>
            <w:r w:rsidRPr="004824AC">
              <w:rPr>
                <w:sz w:val="18"/>
                <w:szCs w:val="18"/>
              </w:rPr>
              <w:t>R2</w:t>
            </w:r>
          </w:p>
        </w:tc>
        <w:tc>
          <w:tcPr>
            <w:tcW w:w="2234" w:type="dxa"/>
          </w:tcPr>
          <w:p w14:paraId="7BF36015" w14:textId="773445FC" w:rsidR="00E669CE" w:rsidRPr="004824AC" w:rsidRDefault="16939D6B" w:rsidP="00EC4516">
            <w:pPr>
              <w:rPr>
                <w:sz w:val="18"/>
                <w:szCs w:val="18"/>
              </w:rPr>
            </w:pPr>
            <w:r w:rsidRPr="004824AC">
              <w:rPr>
                <w:sz w:val="18"/>
                <w:szCs w:val="18"/>
              </w:rPr>
              <w:t>IMU Monitoring Tasks misses its 10 ms period</w:t>
            </w:r>
          </w:p>
        </w:tc>
        <w:tc>
          <w:tcPr>
            <w:tcW w:w="1417" w:type="dxa"/>
          </w:tcPr>
          <w:p w14:paraId="42B9EEE7" w14:textId="1D923B4C" w:rsidR="00E669CE" w:rsidRPr="004824AC" w:rsidRDefault="304A2382" w:rsidP="00EC4516">
            <w:pPr>
              <w:rPr>
                <w:sz w:val="18"/>
                <w:szCs w:val="18"/>
              </w:rPr>
            </w:pPr>
            <w:r w:rsidRPr="004824AC">
              <w:rPr>
                <w:sz w:val="18"/>
                <w:szCs w:val="18"/>
              </w:rPr>
              <w:t xml:space="preserve">I2C reads, filtering and bit-packing </w:t>
            </w:r>
            <w:r w:rsidRPr="004824AC">
              <w:rPr>
                <w:sz w:val="18"/>
                <w:szCs w:val="18"/>
              </w:rPr>
              <w:lastRenderedPageBreak/>
              <w:t>take too long or other high-priority tasks delay it</w:t>
            </w:r>
          </w:p>
        </w:tc>
        <w:tc>
          <w:tcPr>
            <w:tcW w:w="1308" w:type="dxa"/>
          </w:tcPr>
          <w:p w14:paraId="720EF5B2" w14:textId="7E17DAE7" w:rsidR="00E669CE" w:rsidRPr="004824AC" w:rsidRDefault="304A2382" w:rsidP="00EC4516">
            <w:pPr>
              <w:rPr>
                <w:sz w:val="18"/>
                <w:szCs w:val="18"/>
              </w:rPr>
            </w:pPr>
            <w:r w:rsidRPr="004824AC">
              <w:rPr>
                <w:sz w:val="18"/>
                <w:szCs w:val="18"/>
              </w:rPr>
              <w:lastRenderedPageBreak/>
              <w:t xml:space="preserve">Missed or late hump, tilt and collision </w:t>
            </w:r>
            <w:r w:rsidRPr="004824AC">
              <w:rPr>
                <w:sz w:val="18"/>
                <w:szCs w:val="18"/>
              </w:rPr>
              <w:lastRenderedPageBreak/>
              <w:t>detections</w:t>
            </w:r>
          </w:p>
        </w:tc>
        <w:tc>
          <w:tcPr>
            <w:tcW w:w="1071" w:type="dxa"/>
          </w:tcPr>
          <w:p w14:paraId="42F4AF71" w14:textId="1A605F47" w:rsidR="00E669CE" w:rsidRPr="004824AC" w:rsidRDefault="304A2382">
            <w:pPr>
              <w:rPr>
                <w:sz w:val="18"/>
                <w:szCs w:val="18"/>
              </w:rPr>
            </w:pPr>
            <w:r w:rsidRPr="004824AC">
              <w:rPr>
                <w:sz w:val="18"/>
                <w:szCs w:val="18"/>
              </w:rPr>
              <w:lastRenderedPageBreak/>
              <w:t>Medium</w:t>
            </w:r>
          </w:p>
        </w:tc>
        <w:tc>
          <w:tcPr>
            <w:tcW w:w="881" w:type="dxa"/>
          </w:tcPr>
          <w:p w14:paraId="3FFB4C9B" w14:textId="007B3C39" w:rsidR="00E669CE" w:rsidRPr="004824AC" w:rsidRDefault="304A2382">
            <w:pPr>
              <w:rPr>
                <w:sz w:val="18"/>
                <w:szCs w:val="18"/>
              </w:rPr>
            </w:pPr>
            <w:r w:rsidRPr="004824AC">
              <w:rPr>
                <w:sz w:val="18"/>
                <w:szCs w:val="18"/>
              </w:rPr>
              <w:t>High</w:t>
            </w:r>
          </w:p>
        </w:tc>
        <w:tc>
          <w:tcPr>
            <w:tcW w:w="1397" w:type="dxa"/>
          </w:tcPr>
          <w:p w14:paraId="26B6A5E2" w14:textId="47FA860F" w:rsidR="00E669CE" w:rsidRPr="004824AC" w:rsidRDefault="304A2382" w:rsidP="00EC4516">
            <w:pPr>
              <w:rPr>
                <w:sz w:val="18"/>
                <w:szCs w:val="18"/>
              </w:rPr>
            </w:pPr>
            <w:r w:rsidRPr="004824AC">
              <w:rPr>
                <w:sz w:val="18"/>
                <w:szCs w:val="18"/>
              </w:rPr>
              <w:t xml:space="preserve">Measure task run time and period jitter, </w:t>
            </w:r>
            <w:r w:rsidRPr="004824AC">
              <w:rPr>
                <w:sz w:val="18"/>
                <w:szCs w:val="18"/>
              </w:rPr>
              <w:lastRenderedPageBreak/>
              <w:t>keep packing code short and only IMU monitoring uses I2C0</w:t>
            </w:r>
          </w:p>
        </w:tc>
        <w:tc>
          <w:tcPr>
            <w:tcW w:w="757" w:type="dxa"/>
          </w:tcPr>
          <w:p w14:paraId="4806A532" w14:textId="613C0018" w:rsidR="00E669CE" w:rsidRPr="004824AC" w:rsidRDefault="304A2382">
            <w:pPr>
              <w:rPr>
                <w:sz w:val="18"/>
                <w:szCs w:val="18"/>
              </w:rPr>
            </w:pPr>
            <w:r w:rsidRPr="004824AC">
              <w:rPr>
                <w:sz w:val="18"/>
                <w:szCs w:val="18"/>
              </w:rPr>
              <w:lastRenderedPageBreak/>
              <w:t>Buddy 4</w:t>
            </w:r>
          </w:p>
        </w:tc>
        <w:tc>
          <w:tcPr>
            <w:tcW w:w="749" w:type="dxa"/>
          </w:tcPr>
          <w:p w14:paraId="41FC3DB0" w14:textId="6F3D41BD" w:rsidR="00E669CE" w:rsidRPr="004824AC" w:rsidRDefault="304A2382">
            <w:pPr>
              <w:rPr>
                <w:sz w:val="18"/>
                <w:szCs w:val="18"/>
              </w:rPr>
            </w:pPr>
            <w:r w:rsidRPr="004824AC">
              <w:rPr>
                <w:sz w:val="18"/>
                <w:szCs w:val="18"/>
              </w:rPr>
              <w:t>Open</w:t>
            </w:r>
          </w:p>
        </w:tc>
      </w:tr>
      <w:tr w:rsidR="004E5FAF" w14:paraId="37D73D53" w14:textId="77777777" w:rsidTr="00C907D4">
        <w:tc>
          <w:tcPr>
            <w:tcW w:w="568" w:type="dxa"/>
            <w:hideMark/>
          </w:tcPr>
          <w:p w14:paraId="0D4649F0" w14:textId="01AACC1C" w:rsidR="004E5FAF" w:rsidRPr="004824AC" w:rsidRDefault="004E5FAF">
            <w:pPr>
              <w:rPr>
                <w:sz w:val="18"/>
                <w:szCs w:val="18"/>
              </w:rPr>
            </w:pPr>
            <w:r w:rsidRPr="004824AC">
              <w:rPr>
                <w:sz w:val="18"/>
                <w:szCs w:val="18"/>
              </w:rPr>
              <w:t>R</w:t>
            </w:r>
            <w:r w:rsidR="2D78DC04" w:rsidRPr="004824AC">
              <w:rPr>
                <w:sz w:val="18"/>
                <w:szCs w:val="18"/>
              </w:rPr>
              <w:t>3</w:t>
            </w:r>
          </w:p>
        </w:tc>
        <w:tc>
          <w:tcPr>
            <w:tcW w:w="2234" w:type="dxa"/>
            <w:hideMark/>
          </w:tcPr>
          <w:p w14:paraId="5C8F2519" w14:textId="5A0C8B7B" w:rsidR="004E5FAF" w:rsidRPr="004824AC" w:rsidRDefault="00C161FA">
            <w:pPr>
              <w:rPr>
                <w:sz w:val="18"/>
                <w:szCs w:val="18"/>
              </w:rPr>
            </w:pPr>
            <w:r w:rsidRPr="004824AC">
              <w:rPr>
                <w:sz w:val="18"/>
                <w:szCs w:val="18"/>
              </w:rPr>
              <w:t>Barcode changes are saved late or missed.</w:t>
            </w:r>
          </w:p>
        </w:tc>
        <w:tc>
          <w:tcPr>
            <w:tcW w:w="1417" w:type="dxa"/>
            <w:hideMark/>
          </w:tcPr>
          <w:p w14:paraId="7A8F10A9" w14:textId="3251D699" w:rsidR="004E5FAF" w:rsidRPr="004824AC" w:rsidRDefault="00393CCF">
            <w:pPr>
              <w:rPr>
                <w:sz w:val="18"/>
                <w:szCs w:val="18"/>
              </w:rPr>
            </w:pPr>
            <w:r w:rsidRPr="004824AC">
              <w:rPr>
                <w:sz w:val="18"/>
                <w:szCs w:val="18"/>
              </w:rPr>
              <w:t>The wheel encoders and the IR sensor shar</w:t>
            </w:r>
            <w:r w:rsidR="00242B4D" w:rsidRPr="004824AC">
              <w:rPr>
                <w:sz w:val="18"/>
                <w:szCs w:val="18"/>
              </w:rPr>
              <w:t xml:space="preserve">ing </w:t>
            </w:r>
            <w:r w:rsidRPr="004824AC">
              <w:rPr>
                <w:sz w:val="18"/>
                <w:szCs w:val="18"/>
              </w:rPr>
              <w:t xml:space="preserve">one </w:t>
            </w:r>
            <w:r w:rsidR="00242B4D" w:rsidRPr="004824AC">
              <w:rPr>
                <w:sz w:val="18"/>
                <w:szCs w:val="18"/>
              </w:rPr>
              <w:t>interrupt</w:t>
            </w:r>
            <w:r w:rsidR="00DE2486" w:rsidRPr="004824AC">
              <w:rPr>
                <w:sz w:val="18"/>
                <w:szCs w:val="18"/>
              </w:rPr>
              <w:t xml:space="preserve"> and </w:t>
            </w:r>
            <w:r w:rsidR="00242B4D" w:rsidRPr="004824AC">
              <w:rPr>
                <w:sz w:val="18"/>
                <w:szCs w:val="18"/>
              </w:rPr>
              <w:t>changes come very fast at high speed.</w:t>
            </w:r>
          </w:p>
        </w:tc>
        <w:tc>
          <w:tcPr>
            <w:tcW w:w="1308" w:type="dxa"/>
            <w:hideMark/>
          </w:tcPr>
          <w:p w14:paraId="5D7F28C4" w14:textId="6F7F7E1B" w:rsidR="004E5FAF" w:rsidRPr="004824AC" w:rsidRDefault="004E5FDB">
            <w:pPr>
              <w:rPr>
                <w:sz w:val="18"/>
                <w:szCs w:val="18"/>
              </w:rPr>
            </w:pPr>
            <w:r w:rsidRPr="004824AC">
              <w:rPr>
                <w:sz w:val="18"/>
                <w:szCs w:val="18"/>
              </w:rPr>
              <w:t xml:space="preserve">Barcode is misread or skipped, so the car </w:t>
            </w:r>
            <w:r w:rsidR="00C67414" w:rsidRPr="004824AC">
              <w:rPr>
                <w:sz w:val="18"/>
                <w:szCs w:val="18"/>
              </w:rPr>
              <w:t xml:space="preserve">may </w:t>
            </w:r>
            <w:r w:rsidRPr="004824AC">
              <w:rPr>
                <w:sz w:val="18"/>
                <w:szCs w:val="18"/>
              </w:rPr>
              <w:t xml:space="preserve">turns wrongly </w:t>
            </w:r>
            <w:r w:rsidR="00C67414" w:rsidRPr="004824AC">
              <w:rPr>
                <w:sz w:val="18"/>
                <w:szCs w:val="18"/>
              </w:rPr>
              <w:t>or ignore it.</w:t>
            </w:r>
          </w:p>
        </w:tc>
        <w:tc>
          <w:tcPr>
            <w:tcW w:w="1071" w:type="dxa"/>
            <w:hideMark/>
          </w:tcPr>
          <w:p w14:paraId="724BCD54" w14:textId="1AC3E310" w:rsidR="004E5FAF" w:rsidRPr="004824AC" w:rsidRDefault="00C67414">
            <w:pPr>
              <w:rPr>
                <w:sz w:val="18"/>
                <w:szCs w:val="18"/>
              </w:rPr>
            </w:pPr>
            <w:r w:rsidRPr="004824AC">
              <w:rPr>
                <w:sz w:val="18"/>
                <w:szCs w:val="18"/>
              </w:rPr>
              <w:t>Medium</w:t>
            </w:r>
          </w:p>
        </w:tc>
        <w:tc>
          <w:tcPr>
            <w:tcW w:w="881" w:type="dxa"/>
            <w:hideMark/>
          </w:tcPr>
          <w:p w14:paraId="6110FF75" w14:textId="128F1B4D" w:rsidR="004E5FAF" w:rsidRPr="004824AC" w:rsidRDefault="00BA58A3">
            <w:pPr>
              <w:rPr>
                <w:sz w:val="18"/>
                <w:szCs w:val="18"/>
              </w:rPr>
            </w:pPr>
            <w:r w:rsidRPr="004824AC">
              <w:rPr>
                <w:sz w:val="18"/>
                <w:szCs w:val="18"/>
              </w:rPr>
              <w:t>Medium</w:t>
            </w:r>
          </w:p>
        </w:tc>
        <w:tc>
          <w:tcPr>
            <w:tcW w:w="1397" w:type="dxa"/>
            <w:hideMark/>
          </w:tcPr>
          <w:p w14:paraId="642513BA" w14:textId="3A51F8CF" w:rsidR="004E5FAF" w:rsidRPr="004824AC" w:rsidRDefault="0086701C">
            <w:pPr>
              <w:rPr>
                <w:sz w:val="18"/>
                <w:szCs w:val="18"/>
              </w:rPr>
            </w:pPr>
            <w:r w:rsidRPr="004824AC">
              <w:rPr>
                <w:sz w:val="18"/>
                <w:szCs w:val="18"/>
              </w:rPr>
              <w:t xml:space="preserve">Keep a shared interrupt handler lightweight by recording </w:t>
            </w:r>
            <w:r w:rsidR="009144F0" w:rsidRPr="004824AC">
              <w:rPr>
                <w:sz w:val="18"/>
                <w:szCs w:val="18"/>
              </w:rPr>
              <w:t>encoder counts and barcode timestamps only,</w:t>
            </w:r>
          </w:p>
        </w:tc>
        <w:tc>
          <w:tcPr>
            <w:tcW w:w="757" w:type="dxa"/>
            <w:hideMark/>
          </w:tcPr>
          <w:p w14:paraId="7D72B9CE" w14:textId="6CC4A05C" w:rsidR="004E5FAF" w:rsidRPr="004824AC" w:rsidRDefault="00BA58A3">
            <w:pPr>
              <w:rPr>
                <w:sz w:val="18"/>
                <w:szCs w:val="18"/>
              </w:rPr>
            </w:pPr>
            <w:r w:rsidRPr="004824AC">
              <w:rPr>
                <w:sz w:val="18"/>
                <w:szCs w:val="18"/>
              </w:rPr>
              <w:t>Buddy 3</w:t>
            </w:r>
          </w:p>
        </w:tc>
        <w:tc>
          <w:tcPr>
            <w:tcW w:w="749" w:type="dxa"/>
            <w:hideMark/>
          </w:tcPr>
          <w:p w14:paraId="354F21FA" w14:textId="1836F248" w:rsidR="004E5FAF" w:rsidRPr="004824AC" w:rsidRDefault="009144F0">
            <w:pPr>
              <w:rPr>
                <w:sz w:val="18"/>
                <w:szCs w:val="18"/>
              </w:rPr>
            </w:pPr>
            <w:r w:rsidRPr="004824AC">
              <w:rPr>
                <w:sz w:val="18"/>
                <w:szCs w:val="18"/>
              </w:rPr>
              <w:t>Open</w:t>
            </w:r>
          </w:p>
        </w:tc>
      </w:tr>
      <w:tr w:rsidR="006D79D4" w14:paraId="025FD3B6" w14:textId="77777777" w:rsidTr="00C907D4">
        <w:tc>
          <w:tcPr>
            <w:tcW w:w="568" w:type="dxa"/>
          </w:tcPr>
          <w:p w14:paraId="56EBB496" w14:textId="7FAA8BD8" w:rsidR="006D79D4" w:rsidRPr="004824AC" w:rsidRDefault="006D79D4">
            <w:pPr>
              <w:rPr>
                <w:sz w:val="18"/>
                <w:szCs w:val="18"/>
              </w:rPr>
            </w:pPr>
            <w:r w:rsidRPr="004824AC">
              <w:rPr>
                <w:sz w:val="18"/>
                <w:szCs w:val="18"/>
              </w:rPr>
              <w:t>R4</w:t>
            </w:r>
          </w:p>
        </w:tc>
        <w:tc>
          <w:tcPr>
            <w:tcW w:w="2234" w:type="dxa"/>
          </w:tcPr>
          <w:p w14:paraId="2B7BB1ED" w14:textId="3EA2E7A0" w:rsidR="006D79D4" w:rsidRPr="004824AC" w:rsidRDefault="006D79D4">
            <w:pPr>
              <w:rPr>
                <w:sz w:val="18"/>
                <w:szCs w:val="18"/>
              </w:rPr>
            </w:pPr>
            <w:r w:rsidRPr="004824AC">
              <w:rPr>
                <w:sz w:val="18"/>
                <w:szCs w:val="18"/>
              </w:rPr>
              <w:t>Loss of measurement/inaccurate measurements</w:t>
            </w:r>
          </w:p>
        </w:tc>
        <w:tc>
          <w:tcPr>
            <w:tcW w:w="1417" w:type="dxa"/>
          </w:tcPr>
          <w:p w14:paraId="4365A192" w14:textId="7EE92058" w:rsidR="006D79D4" w:rsidRPr="004824AC" w:rsidRDefault="00410FDF">
            <w:pPr>
              <w:rPr>
                <w:sz w:val="18"/>
                <w:szCs w:val="18"/>
              </w:rPr>
            </w:pPr>
            <w:r w:rsidRPr="004824AC">
              <w:rPr>
                <w:sz w:val="18"/>
                <w:szCs w:val="18"/>
              </w:rPr>
              <w:t>Insufficient bit, or incorrect scaling/</w:t>
            </w:r>
            <w:r w:rsidR="00883E88">
              <w:rPr>
                <w:sz w:val="18"/>
                <w:szCs w:val="18"/>
              </w:rPr>
              <w:t xml:space="preserve"> </w:t>
            </w:r>
            <w:r w:rsidRPr="004824AC">
              <w:rPr>
                <w:sz w:val="18"/>
                <w:szCs w:val="18"/>
              </w:rPr>
              <w:t>shifting/</w:t>
            </w:r>
            <w:r w:rsidR="00883E88">
              <w:rPr>
                <w:sz w:val="18"/>
                <w:szCs w:val="18"/>
              </w:rPr>
              <w:t xml:space="preserve"> </w:t>
            </w:r>
            <w:r w:rsidRPr="004824AC">
              <w:rPr>
                <w:sz w:val="18"/>
                <w:szCs w:val="18"/>
              </w:rPr>
              <w:t>rounding</w:t>
            </w:r>
          </w:p>
        </w:tc>
        <w:tc>
          <w:tcPr>
            <w:tcW w:w="1308" w:type="dxa"/>
          </w:tcPr>
          <w:p w14:paraId="2CF43B07" w14:textId="71660FBE" w:rsidR="006D79D4" w:rsidRPr="004824AC" w:rsidRDefault="00410FDF">
            <w:pPr>
              <w:rPr>
                <w:sz w:val="18"/>
                <w:szCs w:val="18"/>
              </w:rPr>
            </w:pPr>
            <w:r w:rsidRPr="004824AC">
              <w:rPr>
                <w:sz w:val="18"/>
                <w:szCs w:val="18"/>
              </w:rPr>
              <w:t>Incorrect obstacle profiles and unsafe avoidance decisions</w:t>
            </w:r>
          </w:p>
        </w:tc>
        <w:tc>
          <w:tcPr>
            <w:tcW w:w="1071" w:type="dxa"/>
          </w:tcPr>
          <w:p w14:paraId="30893EFB" w14:textId="39CB155C" w:rsidR="006D79D4" w:rsidRPr="004824AC" w:rsidRDefault="00410FDF">
            <w:pPr>
              <w:rPr>
                <w:sz w:val="18"/>
                <w:szCs w:val="18"/>
              </w:rPr>
            </w:pPr>
            <w:r w:rsidRPr="004824AC">
              <w:rPr>
                <w:sz w:val="18"/>
                <w:szCs w:val="18"/>
              </w:rPr>
              <w:t>medium</w:t>
            </w:r>
          </w:p>
        </w:tc>
        <w:tc>
          <w:tcPr>
            <w:tcW w:w="881" w:type="dxa"/>
          </w:tcPr>
          <w:p w14:paraId="1C41E8F2" w14:textId="37B5BEBC" w:rsidR="006D79D4" w:rsidRPr="004824AC" w:rsidRDefault="00410FDF">
            <w:pPr>
              <w:rPr>
                <w:sz w:val="18"/>
                <w:szCs w:val="18"/>
              </w:rPr>
            </w:pPr>
            <w:r w:rsidRPr="004824AC">
              <w:rPr>
                <w:sz w:val="18"/>
                <w:szCs w:val="18"/>
              </w:rPr>
              <w:t>high</w:t>
            </w:r>
          </w:p>
        </w:tc>
        <w:tc>
          <w:tcPr>
            <w:tcW w:w="1397" w:type="dxa"/>
          </w:tcPr>
          <w:p w14:paraId="27924383" w14:textId="68991AFC" w:rsidR="006D79D4" w:rsidRPr="004824AC" w:rsidRDefault="00410FDF">
            <w:pPr>
              <w:rPr>
                <w:sz w:val="18"/>
                <w:szCs w:val="18"/>
              </w:rPr>
            </w:pPr>
            <w:r w:rsidRPr="004824AC">
              <w:rPr>
                <w:sz w:val="18"/>
                <w:szCs w:val="18"/>
              </w:rPr>
              <w:t>Define required measurements ranges and precision and verify the values for both pack and unpack data</w:t>
            </w:r>
          </w:p>
        </w:tc>
        <w:tc>
          <w:tcPr>
            <w:tcW w:w="757" w:type="dxa"/>
          </w:tcPr>
          <w:p w14:paraId="3134C9E3" w14:textId="1120C1A3" w:rsidR="006D79D4" w:rsidRPr="004824AC" w:rsidRDefault="00410FDF">
            <w:pPr>
              <w:rPr>
                <w:sz w:val="18"/>
                <w:szCs w:val="18"/>
              </w:rPr>
            </w:pPr>
            <w:r w:rsidRPr="004824AC">
              <w:rPr>
                <w:sz w:val="18"/>
                <w:szCs w:val="18"/>
              </w:rPr>
              <w:t>Buddy 5</w:t>
            </w:r>
          </w:p>
        </w:tc>
        <w:tc>
          <w:tcPr>
            <w:tcW w:w="749" w:type="dxa"/>
          </w:tcPr>
          <w:p w14:paraId="5131E660" w14:textId="5C39EFDC" w:rsidR="006D79D4" w:rsidRPr="004824AC" w:rsidRDefault="00410FDF">
            <w:pPr>
              <w:rPr>
                <w:sz w:val="18"/>
                <w:szCs w:val="18"/>
              </w:rPr>
            </w:pPr>
            <w:r w:rsidRPr="004824AC">
              <w:rPr>
                <w:sz w:val="18"/>
                <w:szCs w:val="18"/>
              </w:rPr>
              <w:t>Open</w:t>
            </w:r>
          </w:p>
        </w:tc>
      </w:tr>
    </w:tbl>
    <w:p w14:paraId="6174CB31" w14:textId="77777777" w:rsidR="004E5FAF" w:rsidRDefault="004E5FAF">
      <w:pPr>
        <w:rPr>
          <w:kern w:val="2"/>
          <w:szCs w:val="20"/>
          <w:lang w:val="en-SG" w:eastAsia="en-SG"/>
          <w14:ligatures w14:val="standardContextual"/>
        </w:rPr>
      </w:pPr>
    </w:p>
    <w:p w14:paraId="07324748" w14:textId="77777777" w:rsidR="004E5FAF" w:rsidRDefault="004E5FAF">
      <w:pPr>
        <w:pStyle w:val="Heading3"/>
        <w:rPr>
          <w:rFonts w:asciiTheme="minorHAnsi" w:hAnsiTheme="minorHAnsi" w:cstheme="minorBidi"/>
        </w:rPr>
      </w:pPr>
      <w:r>
        <w:rPr>
          <w:rFonts w:asciiTheme="minorHAnsi" w:hAnsiTheme="minorHAnsi" w:cstheme="minorBidi"/>
        </w:rPr>
        <w:t>Subsystem Test Plan</w:t>
      </w:r>
    </w:p>
    <w:p w14:paraId="6409BE86" w14:textId="1A9F8602" w:rsidR="008F0E14" w:rsidRDefault="00F67B97" w:rsidP="008F0E14">
      <w:pPr>
        <w:rPr>
          <w:kern w:val="2"/>
          <w:szCs w:val="20"/>
          <w:lang w:val="en-SG" w:eastAsia="en-SG"/>
          <w14:ligatures w14:val="standardContextual"/>
        </w:rPr>
      </w:pPr>
      <w:r w:rsidRPr="00F67B97">
        <w:t xml:space="preserve">Enter </w:t>
      </w:r>
      <w:r w:rsidRPr="00F67B97">
        <w:rPr>
          <w:b/>
          <w:bCs/>
          <w:u w:val="single"/>
        </w:rPr>
        <w:t xml:space="preserve">at least </w:t>
      </w:r>
      <w:r w:rsidR="00F04D5E">
        <w:rPr>
          <w:b/>
          <w:bCs/>
          <w:u w:val="single"/>
        </w:rPr>
        <w:t>4</w:t>
      </w:r>
      <w:r w:rsidRPr="00F67B97">
        <w:rPr>
          <w:b/>
          <w:bCs/>
          <w:u w:val="single"/>
        </w:rPr>
        <w:t xml:space="preserve"> cross-subsystem tests</w:t>
      </w:r>
      <w:r w:rsidRPr="00F67B97">
        <w:t xml:space="preserve">. Each test must involve the work of </w:t>
      </w:r>
      <w:r w:rsidRPr="00F67B97">
        <w:rPr>
          <w:b/>
          <w:bCs/>
          <w:u w:val="single"/>
        </w:rPr>
        <w:t>at least two buddies</w:t>
      </w:r>
      <w:r w:rsidRPr="00F67B97">
        <w:t xml:space="preserve"> and must include a success criterion and evidence type, such as a video, serial log, screenshot, timing result, or commit link. At least </w:t>
      </w:r>
      <w:r w:rsidR="00F04D5E" w:rsidRPr="00F04D5E">
        <w:rPr>
          <w:b/>
          <w:bCs/>
          <w:u w:val="single"/>
        </w:rPr>
        <w:t>TWO</w:t>
      </w:r>
      <w:r w:rsidRPr="00F67B97">
        <w:t xml:space="preserve"> test should involve </w:t>
      </w:r>
      <w:r w:rsidR="00F04D5E" w:rsidRPr="00F67B97">
        <w:t>timing</w:t>
      </w:r>
      <w:r w:rsidRPr="00F67B97">
        <w:t>, safety, or shared-resource concern</w:t>
      </w:r>
      <w:r w:rsidR="008F0E14">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3290"/>
        <w:gridCol w:w="2301"/>
        <w:gridCol w:w="1416"/>
        <w:gridCol w:w="1360"/>
        <w:gridCol w:w="749"/>
      </w:tblGrid>
      <w:tr w:rsidR="004E5FAF" w:rsidRPr="00C907D4" w14:paraId="60144E79" w14:textId="77777777" w:rsidTr="00785683">
        <w:tc>
          <w:tcPr>
            <w:tcW w:w="0" w:type="auto"/>
            <w:tcBorders>
              <w:top w:val="single" w:sz="4" w:space="0" w:color="auto"/>
              <w:left w:val="single" w:sz="4" w:space="0" w:color="auto"/>
              <w:bottom w:val="single" w:sz="4" w:space="0" w:color="auto"/>
              <w:right w:val="single" w:sz="4" w:space="0" w:color="auto"/>
            </w:tcBorders>
            <w:shd w:val="clear" w:color="auto" w:fill="1F4E79"/>
            <w:hideMark/>
          </w:tcPr>
          <w:p w14:paraId="07259AAB" w14:textId="77777777" w:rsidR="004E5FAF" w:rsidRPr="00C907D4" w:rsidRDefault="004E5FAF">
            <w:pPr>
              <w:rPr>
                <w:kern w:val="2"/>
                <w:sz w:val="18"/>
                <w:szCs w:val="18"/>
                <w:lang w:val="en-SG" w:eastAsia="en-SG"/>
                <w14:ligatures w14:val="standardContextual"/>
              </w:rPr>
            </w:pPr>
            <w:r w:rsidRPr="00C907D4">
              <w:rPr>
                <w:b/>
                <w:bCs/>
                <w:color w:val="FFFFFF"/>
                <w:sz w:val="18"/>
                <w:szCs w:val="18"/>
              </w:rPr>
              <w:t>Subsystem</w:t>
            </w:r>
          </w:p>
        </w:tc>
        <w:tc>
          <w:tcPr>
            <w:tcW w:w="0" w:type="auto"/>
            <w:tcBorders>
              <w:top w:val="single" w:sz="4" w:space="0" w:color="auto"/>
              <w:left w:val="single" w:sz="4" w:space="0" w:color="auto"/>
              <w:bottom w:val="single" w:sz="4" w:space="0" w:color="auto"/>
              <w:right w:val="single" w:sz="4" w:space="0" w:color="auto"/>
            </w:tcBorders>
            <w:shd w:val="clear" w:color="auto" w:fill="1F4E79"/>
            <w:hideMark/>
          </w:tcPr>
          <w:p w14:paraId="48AB3DBB" w14:textId="77777777" w:rsidR="004E5FAF" w:rsidRPr="00C907D4" w:rsidRDefault="004E5FAF">
            <w:pPr>
              <w:rPr>
                <w:sz w:val="18"/>
                <w:szCs w:val="18"/>
              </w:rPr>
            </w:pPr>
            <w:r w:rsidRPr="00C907D4">
              <w:rPr>
                <w:b/>
                <w:bCs/>
                <w:color w:val="FFFFFF"/>
                <w:sz w:val="18"/>
                <w:szCs w:val="18"/>
              </w:rPr>
              <w:t>Test case</w:t>
            </w:r>
          </w:p>
        </w:tc>
        <w:tc>
          <w:tcPr>
            <w:tcW w:w="0" w:type="auto"/>
            <w:tcBorders>
              <w:top w:val="single" w:sz="4" w:space="0" w:color="auto"/>
              <w:left w:val="single" w:sz="4" w:space="0" w:color="auto"/>
              <w:bottom w:val="single" w:sz="4" w:space="0" w:color="auto"/>
              <w:right w:val="single" w:sz="4" w:space="0" w:color="auto"/>
            </w:tcBorders>
            <w:shd w:val="clear" w:color="auto" w:fill="1F4E79"/>
            <w:hideMark/>
          </w:tcPr>
          <w:p w14:paraId="6C6BFDD5" w14:textId="77777777" w:rsidR="004E5FAF" w:rsidRPr="00C907D4" w:rsidRDefault="004E5FAF">
            <w:pPr>
              <w:rPr>
                <w:sz w:val="18"/>
                <w:szCs w:val="18"/>
              </w:rPr>
            </w:pPr>
            <w:r w:rsidRPr="00C907D4">
              <w:rPr>
                <w:b/>
                <w:bCs/>
                <w:color w:val="FFFFFF"/>
                <w:sz w:val="18"/>
                <w:szCs w:val="18"/>
              </w:rPr>
              <w:t>Success criteria</w:t>
            </w:r>
          </w:p>
        </w:tc>
        <w:tc>
          <w:tcPr>
            <w:tcW w:w="0" w:type="auto"/>
            <w:tcBorders>
              <w:top w:val="single" w:sz="4" w:space="0" w:color="auto"/>
              <w:left w:val="single" w:sz="4" w:space="0" w:color="auto"/>
              <w:bottom w:val="single" w:sz="4" w:space="0" w:color="auto"/>
              <w:right w:val="single" w:sz="4" w:space="0" w:color="auto"/>
            </w:tcBorders>
            <w:shd w:val="clear" w:color="auto" w:fill="1F4E79"/>
            <w:hideMark/>
          </w:tcPr>
          <w:p w14:paraId="05F5B87D" w14:textId="77777777" w:rsidR="004E5FAF" w:rsidRPr="00C907D4" w:rsidRDefault="004E5FAF">
            <w:pPr>
              <w:rPr>
                <w:sz w:val="18"/>
                <w:szCs w:val="18"/>
              </w:rPr>
            </w:pPr>
            <w:r w:rsidRPr="00C907D4">
              <w:rPr>
                <w:b/>
                <w:bCs/>
                <w:color w:val="FFFFFF"/>
                <w:sz w:val="18"/>
                <w:szCs w:val="18"/>
              </w:rPr>
              <w:t>Evidence required</w:t>
            </w:r>
          </w:p>
        </w:tc>
        <w:tc>
          <w:tcPr>
            <w:tcW w:w="0" w:type="auto"/>
            <w:tcBorders>
              <w:top w:val="single" w:sz="4" w:space="0" w:color="auto"/>
              <w:left w:val="single" w:sz="4" w:space="0" w:color="auto"/>
              <w:bottom w:val="single" w:sz="4" w:space="0" w:color="auto"/>
              <w:right w:val="single" w:sz="4" w:space="0" w:color="auto"/>
            </w:tcBorders>
            <w:shd w:val="clear" w:color="auto" w:fill="1F4E79"/>
            <w:hideMark/>
          </w:tcPr>
          <w:p w14:paraId="3EB33A4C" w14:textId="77777777" w:rsidR="004E5FAF" w:rsidRPr="00C907D4" w:rsidRDefault="004E5FAF">
            <w:pPr>
              <w:rPr>
                <w:sz w:val="18"/>
                <w:szCs w:val="18"/>
              </w:rPr>
            </w:pPr>
            <w:r w:rsidRPr="00C907D4">
              <w:rPr>
                <w:b/>
                <w:bCs/>
                <w:color w:val="FFFFFF"/>
                <w:sz w:val="18"/>
                <w:szCs w:val="18"/>
              </w:rPr>
              <w:t>Owner</w:t>
            </w:r>
          </w:p>
        </w:tc>
        <w:tc>
          <w:tcPr>
            <w:tcW w:w="0" w:type="auto"/>
            <w:tcBorders>
              <w:top w:val="single" w:sz="4" w:space="0" w:color="auto"/>
              <w:left w:val="single" w:sz="4" w:space="0" w:color="auto"/>
              <w:bottom w:val="single" w:sz="4" w:space="0" w:color="auto"/>
              <w:right w:val="single" w:sz="4" w:space="0" w:color="auto"/>
            </w:tcBorders>
            <w:shd w:val="clear" w:color="auto" w:fill="1F4E79"/>
            <w:hideMark/>
          </w:tcPr>
          <w:p w14:paraId="7CD059DC" w14:textId="77777777" w:rsidR="004E5FAF" w:rsidRPr="00C907D4" w:rsidRDefault="004E5FAF">
            <w:pPr>
              <w:rPr>
                <w:sz w:val="18"/>
                <w:szCs w:val="18"/>
              </w:rPr>
            </w:pPr>
            <w:r w:rsidRPr="00C907D4">
              <w:rPr>
                <w:b/>
                <w:bCs/>
                <w:color w:val="FFFFFF"/>
                <w:sz w:val="18"/>
                <w:szCs w:val="18"/>
              </w:rPr>
              <w:t>Status</w:t>
            </w:r>
          </w:p>
        </w:tc>
      </w:tr>
      <w:tr w:rsidR="004E5FAF" w:rsidRPr="00C907D4" w14:paraId="719649CC" w14:textId="77777777" w:rsidTr="003A4390">
        <w:tc>
          <w:tcPr>
            <w:tcW w:w="0" w:type="auto"/>
            <w:tcBorders>
              <w:top w:val="single" w:sz="4" w:space="0" w:color="auto"/>
              <w:left w:val="single" w:sz="4" w:space="0" w:color="auto"/>
              <w:bottom w:val="single" w:sz="4" w:space="0" w:color="auto"/>
              <w:right w:val="single" w:sz="4" w:space="0" w:color="auto"/>
            </w:tcBorders>
          </w:tcPr>
          <w:p w14:paraId="0613540C" w14:textId="0BEBBB1A" w:rsidR="004E5FAF" w:rsidRPr="00C907D4" w:rsidRDefault="003A4390" w:rsidP="00EC4516">
            <w:pPr>
              <w:rPr>
                <w:kern w:val="2"/>
                <w:sz w:val="18"/>
                <w:szCs w:val="18"/>
                <w:lang w:val="en-SG" w:eastAsia="en-SG"/>
                <w14:ligatures w14:val="standardContextual"/>
              </w:rPr>
            </w:pPr>
            <w:r w:rsidRPr="00C907D4">
              <w:rPr>
                <w:kern w:val="2"/>
                <w:sz w:val="18"/>
                <w:szCs w:val="18"/>
                <w:lang w:val="en-SG" w:eastAsia="en-SG"/>
                <w14:ligatures w14:val="standardContextual"/>
              </w:rPr>
              <w:t>Avoidance &amp; Recovery &amp; Motion Control</w:t>
            </w:r>
          </w:p>
        </w:tc>
        <w:tc>
          <w:tcPr>
            <w:tcW w:w="0" w:type="auto"/>
            <w:tcBorders>
              <w:top w:val="single" w:sz="4" w:space="0" w:color="auto"/>
              <w:left w:val="single" w:sz="4" w:space="0" w:color="auto"/>
              <w:bottom w:val="single" w:sz="4" w:space="0" w:color="auto"/>
              <w:right w:val="single" w:sz="4" w:space="0" w:color="auto"/>
            </w:tcBorders>
          </w:tcPr>
          <w:p w14:paraId="2E8C0CE7" w14:textId="492097C3" w:rsidR="004E5FAF" w:rsidRPr="00C907D4" w:rsidRDefault="003A4390" w:rsidP="00EC4516">
            <w:pPr>
              <w:rPr>
                <w:kern w:val="2"/>
                <w:sz w:val="18"/>
                <w:szCs w:val="18"/>
                <w:lang w:val="en-SG" w:eastAsia="en-SG"/>
                <w14:ligatures w14:val="standardContextual"/>
              </w:rPr>
            </w:pPr>
            <w:r w:rsidRPr="00C907D4">
              <w:rPr>
                <w:kern w:val="2"/>
                <w:sz w:val="18"/>
                <w:szCs w:val="18"/>
                <w:lang w:val="en-SG" w:eastAsia="en-SG"/>
                <w14:ligatures w14:val="standardContextual"/>
              </w:rPr>
              <w:t>Transfer bit-packed avoidance commands and motion results between avoidance &amp; recovery and motion control</w:t>
            </w:r>
          </w:p>
        </w:tc>
        <w:tc>
          <w:tcPr>
            <w:tcW w:w="0" w:type="auto"/>
            <w:tcBorders>
              <w:top w:val="single" w:sz="4" w:space="0" w:color="auto"/>
              <w:left w:val="single" w:sz="4" w:space="0" w:color="auto"/>
              <w:bottom w:val="single" w:sz="4" w:space="0" w:color="auto"/>
              <w:right w:val="single" w:sz="4" w:space="0" w:color="auto"/>
            </w:tcBorders>
          </w:tcPr>
          <w:p w14:paraId="4DD7CAC4" w14:textId="38AD4CB5" w:rsidR="004E5FAF" w:rsidRPr="00C907D4" w:rsidRDefault="003A4390" w:rsidP="00EC4516">
            <w:pPr>
              <w:rPr>
                <w:kern w:val="2"/>
                <w:sz w:val="18"/>
                <w:szCs w:val="18"/>
                <w:lang w:val="en-SG" w:eastAsia="en-SG"/>
                <w14:ligatures w14:val="standardContextual"/>
              </w:rPr>
            </w:pPr>
            <w:r w:rsidRPr="00C907D4">
              <w:rPr>
                <w:kern w:val="2"/>
                <w:sz w:val="18"/>
                <w:szCs w:val="18"/>
                <w:lang w:val="en-SG" w:eastAsia="en-SG"/>
                <w14:ligatures w14:val="standardContextual"/>
              </w:rPr>
              <w:t>All valid commands and completion/faults outcomes decode correctly including minimum and maximum permitted fields values</w:t>
            </w:r>
          </w:p>
        </w:tc>
        <w:tc>
          <w:tcPr>
            <w:tcW w:w="0" w:type="auto"/>
            <w:tcBorders>
              <w:top w:val="single" w:sz="4" w:space="0" w:color="auto"/>
              <w:left w:val="single" w:sz="4" w:space="0" w:color="auto"/>
              <w:bottom w:val="single" w:sz="4" w:space="0" w:color="auto"/>
              <w:right w:val="single" w:sz="4" w:space="0" w:color="auto"/>
            </w:tcBorders>
          </w:tcPr>
          <w:p w14:paraId="6A8A9AAA" w14:textId="5EF52947" w:rsidR="004E5FAF" w:rsidRPr="00C907D4" w:rsidRDefault="003A4390" w:rsidP="00EC4516">
            <w:pPr>
              <w:rPr>
                <w:kern w:val="2"/>
                <w:sz w:val="18"/>
                <w:szCs w:val="18"/>
                <w:lang w:val="en-SG" w:eastAsia="en-SG"/>
                <w14:ligatures w14:val="standardContextual"/>
              </w:rPr>
            </w:pPr>
            <w:r w:rsidRPr="00C907D4">
              <w:rPr>
                <w:kern w:val="2"/>
                <w:sz w:val="18"/>
                <w:szCs w:val="18"/>
                <w:lang w:val="en-SG" w:eastAsia="en-SG"/>
                <w14:ligatures w14:val="standardContextual"/>
              </w:rPr>
              <w:t>Serial logs showing original, packed and unpacked values.</w:t>
            </w:r>
          </w:p>
        </w:tc>
        <w:tc>
          <w:tcPr>
            <w:tcW w:w="0" w:type="auto"/>
            <w:tcBorders>
              <w:top w:val="single" w:sz="4" w:space="0" w:color="auto"/>
              <w:left w:val="single" w:sz="4" w:space="0" w:color="auto"/>
              <w:bottom w:val="single" w:sz="4" w:space="0" w:color="auto"/>
              <w:right w:val="single" w:sz="4" w:space="0" w:color="auto"/>
            </w:tcBorders>
          </w:tcPr>
          <w:p w14:paraId="625C6750" w14:textId="445AC4FF" w:rsidR="004E5FAF" w:rsidRPr="00C907D4" w:rsidRDefault="003A4390" w:rsidP="00EC4516">
            <w:pPr>
              <w:rPr>
                <w:kern w:val="2"/>
                <w:sz w:val="18"/>
                <w:szCs w:val="18"/>
                <w:lang w:val="en-SG" w:eastAsia="en-SG"/>
                <w14:ligatures w14:val="standardContextual"/>
              </w:rPr>
            </w:pPr>
            <w:r w:rsidRPr="00C907D4">
              <w:rPr>
                <w:kern w:val="2"/>
                <w:sz w:val="18"/>
                <w:szCs w:val="18"/>
                <w:lang w:val="en-SG" w:eastAsia="en-SG"/>
                <w14:ligatures w14:val="standardContextual"/>
              </w:rPr>
              <w:t>Buddy 2 &amp; 5</w:t>
            </w:r>
          </w:p>
        </w:tc>
        <w:tc>
          <w:tcPr>
            <w:tcW w:w="0" w:type="auto"/>
            <w:tcBorders>
              <w:top w:val="single" w:sz="4" w:space="0" w:color="auto"/>
              <w:left w:val="single" w:sz="4" w:space="0" w:color="auto"/>
              <w:bottom w:val="single" w:sz="4" w:space="0" w:color="auto"/>
              <w:right w:val="single" w:sz="4" w:space="0" w:color="auto"/>
            </w:tcBorders>
          </w:tcPr>
          <w:p w14:paraId="0DF45610" w14:textId="77777777" w:rsidR="004E5FAF" w:rsidRPr="00C907D4" w:rsidRDefault="003A4390">
            <w:pPr>
              <w:rPr>
                <w:sz w:val="18"/>
                <w:szCs w:val="18"/>
              </w:rPr>
            </w:pPr>
            <w:r w:rsidRPr="00C907D4">
              <w:rPr>
                <w:sz w:val="18"/>
                <w:szCs w:val="18"/>
              </w:rPr>
              <w:t>Open</w:t>
            </w:r>
          </w:p>
        </w:tc>
      </w:tr>
      <w:tr w:rsidR="00E669CE" w:rsidRPr="00C907D4" w14:paraId="4802FFC5" w14:textId="77777777" w:rsidTr="00785683">
        <w:tc>
          <w:tcPr>
            <w:tcW w:w="0" w:type="auto"/>
            <w:tcBorders>
              <w:top w:val="single" w:sz="4" w:space="0" w:color="auto"/>
              <w:left w:val="single" w:sz="4" w:space="0" w:color="auto"/>
              <w:bottom w:val="single" w:sz="4" w:space="0" w:color="auto"/>
              <w:right w:val="single" w:sz="4" w:space="0" w:color="auto"/>
            </w:tcBorders>
          </w:tcPr>
          <w:p w14:paraId="6CDAFA94" w14:textId="162D7898" w:rsidR="00E669CE" w:rsidRPr="00C907D4" w:rsidRDefault="1590E5F2">
            <w:pPr>
              <w:rPr>
                <w:sz w:val="18"/>
                <w:szCs w:val="18"/>
              </w:rPr>
            </w:pPr>
            <w:r w:rsidRPr="00C907D4">
              <w:rPr>
                <w:sz w:val="18"/>
                <w:szCs w:val="18"/>
              </w:rPr>
              <w:t>Hump &amp; terrain analysis + motion control + telemetry</w:t>
            </w:r>
          </w:p>
        </w:tc>
        <w:tc>
          <w:tcPr>
            <w:tcW w:w="0" w:type="auto"/>
            <w:tcBorders>
              <w:top w:val="single" w:sz="4" w:space="0" w:color="auto"/>
              <w:left w:val="single" w:sz="4" w:space="0" w:color="auto"/>
              <w:bottom w:val="single" w:sz="4" w:space="0" w:color="auto"/>
              <w:right w:val="single" w:sz="4" w:space="0" w:color="auto"/>
            </w:tcBorders>
          </w:tcPr>
          <w:p w14:paraId="27CBF661" w14:textId="37B759D2" w:rsidR="00E669CE" w:rsidRPr="00C907D4" w:rsidRDefault="1590E5F2">
            <w:pPr>
              <w:rPr>
                <w:sz w:val="18"/>
                <w:szCs w:val="18"/>
              </w:rPr>
            </w:pPr>
            <w:r w:rsidRPr="00C907D4">
              <w:rPr>
                <w:sz w:val="18"/>
                <w:szCs w:val="18"/>
              </w:rPr>
              <w:t>Drive over a hump of known height 5 times</w:t>
            </w:r>
          </w:p>
        </w:tc>
        <w:tc>
          <w:tcPr>
            <w:tcW w:w="0" w:type="auto"/>
            <w:tcBorders>
              <w:top w:val="single" w:sz="4" w:space="0" w:color="auto"/>
              <w:left w:val="single" w:sz="4" w:space="0" w:color="auto"/>
              <w:bottom w:val="single" w:sz="4" w:space="0" w:color="auto"/>
              <w:right w:val="single" w:sz="4" w:space="0" w:color="auto"/>
            </w:tcBorders>
          </w:tcPr>
          <w:p w14:paraId="56B7BAEF" w14:textId="7F1E7466" w:rsidR="00E669CE" w:rsidRPr="00C907D4" w:rsidRDefault="1590E5F2">
            <w:pPr>
              <w:rPr>
                <w:sz w:val="18"/>
                <w:szCs w:val="18"/>
              </w:rPr>
            </w:pPr>
            <w:r w:rsidRPr="00C907D4">
              <w:rPr>
                <w:sz w:val="18"/>
                <w:szCs w:val="18"/>
              </w:rPr>
              <w:t>Estimate height within +-4 mm of the real height, dashboard should show the same value the PICO sent</w:t>
            </w:r>
          </w:p>
        </w:tc>
        <w:tc>
          <w:tcPr>
            <w:tcW w:w="0" w:type="auto"/>
            <w:tcBorders>
              <w:top w:val="single" w:sz="4" w:space="0" w:color="auto"/>
              <w:left w:val="single" w:sz="4" w:space="0" w:color="auto"/>
              <w:bottom w:val="single" w:sz="4" w:space="0" w:color="auto"/>
              <w:right w:val="single" w:sz="4" w:space="0" w:color="auto"/>
            </w:tcBorders>
          </w:tcPr>
          <w:p w14:paraId="618B388A" w14:textId="2526C08E" w:rsidR="00E669CE" w:rsidRPr="00C907D4" w:rsidRDefault="1590E5F2">
            <w:pPr>
              <w:rPr>
                <w:sz w:val="18"/>
                <w:szCs w:val="18"/>
              </w:rPr>
            </w:pPr>
            <w:r w:rsidRPr="00C907D4">
              <w:rPr>
                <w:sz w:val="18"/>
                <w:szCs w:val="18"/>
              </w:rPr>
              <w:t>Video,  serial log of pitch, distance and height and dashboard screenshot</w:t>
            </w:r>
          </w:p>
        </w:tc>
        <w:tc>
          <w:tcPr>
            <w:tcW w:w="0" w:type="auto"/>
            <w:tcBorders>
              <w:top w:val="single" w:sz="4" w:space="0" w:color="auto"/>
              <w:left w:val="single" w:sz="4" w:space="0" w:color="auto"/>
              <w:bottom w:val="single" w:sz="4" w:space="0" w:color="auto"/>
              <w:right w:val="single" w:sz="4" w:space="0" w:color="auto"/>
            </w:tcBorders>
          </w:tcPr>
          <w:p w14:paraId="3504FE8B" w14:textId="57C06F54" w:rsidR="00E669CE" w:rsidRPr="00C907D4" w:rsidRDefault="1590E5F2">
            <w:pPr>
              <w:rPr>
                <w:sz w:val="18"/>
                <w:szCs w:val="18"/>
              </w:rPr>
            </w:pPr>
            <w:r w:rsidRPr="00C907D4">
              <w:rPr>
                <w:sz w:val="18"/>
                <w:szCs w:val="18"/>
              </w:rPr>
              <w:t>Buddy 1, 2, 4</w:t>
            </w:r>
          </w:p>
        </w:tc>
        <w:tc>
          <w:tcPr>
            <w:tcW w:w="0" w:type="auto"/>
            <w:tcBorders>
              <w:top w:val="single" w:sz="4" w:space="0" w:color="auto"/>
              <w:left w:val="single" w:sz="4" w:space="0" w:color="auto"/>
              <w:bottom w:val="single" w:sz="4" w:space="0" w:color="auto"/>
              <w:right w:val="single" w:sz="4" w:space="0" w:color="auto"/>
            </w:tcBorders>
          </w:tcPr>
          <w:p w14:paraId="1BA5F05E" w14:textId="26E750FC" w:rsidR="00E669CE" w:rsidRPr="00C907D4" w:rsidRDefault="1590E5F2">
            <w:pPr>
              <w:rPr>
                <w:sz w:val="18"/>
                <w:szCs w:val="18"/>
              </w:rPr>
            </w:pPr>
            <w:r w:rsidRPr="00C907D4">
              <w:rPr>
                <w:sz w:val="18"/>
                <w:szCs w:val="18"/>
              </w:rPr>
              <w:t xml:space="preserve">Open </w:t>
            </w:r>
          </w:p>
        </w:tc>
      </w:tr>
      <w:tr w:rsidR="00533F42" w:rsidRPr="00C907D4" w14:paraId="3CA62E88" w14:textId="77777777" w:rsidTr="00785683">
        <w:tc>
          <w:tcPr>
            <w:tcW w:w="0" w:type="auto"/>
            <w:tcBorders>
              <w:top w:val="single" w:sz="4" w:space="0" w:color="auto"/>
              <w:left w:val="single" w:sz="4" w:space="0" w:color="auto"/>
              <w:bottom w:val="single" w:sz="4" w:space="0" w:color="auto"/>
              <w:right w:val="single" w:sz="4" w:space="0" w:color="auto"/>
            </w:tcBorders>
          </w:tcPr>
          <w:p w14:paraId="2714D0AC" w14:textId="7A90F8EC" w:rsidR="38291906" w:rsidRPr="00C907D4" w:rsidRDefault="38291906" w:rsidP="38291906">
            <w:pPr>
              <w:rPr>
                <w:sz w:val="18"/>
                <w:szCs w:val="18"/>
              </w:rPr>
            </w:pPr>
            <w:r w:rsidRPr="00C907D4">
              <w:rPr>
                <w:sz w:val="18"/>
                <w:szCs w:val="18"/>
              </w:rPr>
              <w:t>Binary data interfaces and MQTT telemetry across Buddies 1–5</w:t>
            </w:r>
          </w:p>
        </w:tc>
        <w:tc>
          <w:tcPr>
            <w:tcW w:w="0" w:type="auto"/>
            <w:tcBorders>
              <w:top w:val="single" w:sz="4" w:space="0" w:color="auto"/>
              <w:left w:val="single" w:sz="4" w:space="0" w:color="auto"/>
              <w:bottom w:val="single" w:sz="4" w:space="0" w:color="auto"/>
              <w:right w:val="single" w:sz="4" w:space="0" w:color="auto"/>
            </w:tcBorders>
          </w:tcPr>
          <w:p w14:paraId="2E4A406C" w14:textId="6E4BD11A" w:rsidR="38291906" w:rsidRPr="00C907D4" w:rsidRDefault="38291906" w:rsidP="38291906">
            <w:pPr>
              <w:rPr>
                <w:sz w:val="18"/>
                <w:szCs w:val="18"/>
              </w:rPr>
            </w:pPr>
            <w:r w:rsidRPr="00C907D4">
              <w:rPr>
                <w:sz w:val="18"/>
                <w:szCs w:val="18"/>
              </w:rPr>
              <w:t>Pass known motion/encoder values (Buddy 2), line status and barcode results (Buddy 3), hump/tilt/collision data (Buddy 4), and obstacle/avoidance/recovery status (Buddy 5) through their agreed interfaces to Buddy 1 and the MQTT/Node-RED decoder. Test minimum, maximum, invalid and scaled values, plus combinations of fault flags.</w:t>
            </w:r>
          </w:p>
        </w:tc>
        <w:tc>
          <w:tcPr>
            <w:tcW w:w="0" w:type="auto"/>
            <w:tcBorders>
              <w:top w:val="single" w:sz="4" w:space="0" w:color="auto"/>
              <w:left w:val="single" w:sz="4" w:space="0" w:color="auto"/>
              <w:bottom w:val="single" w:sz="4" w:space="0" w:color="auto"/>
              <w:right w:val="single" w:sz="4" w:space="0" w:color="auto"/>
            </w:tcBorders>
          </w:tcPr>
          <w:p w14:paraId="407CAE78" w14:textId="75832E90" w:rsidR="38291906" w:rsidRPr="00C907D4" w:rsidRDefault="38291906" w:rsidP="38291906">
            <w:pPr>
              <w:rPr>
                <w:sz w:val="18"/>
                <w:szCs w:val="18"/>
              </w:rPr>
            </w:pPr>
            <w:r w:rsidRPr="00C907D4">
              <w:rPr>
                <w:sz w:val="18"/>
                <w:szCs w:val="18"/>
              </w:rPr>
              <w:t>Integer values, state codes and fault flags decode exactly as specified. Measurements retain the agreed units, sign and precision. Invalid or unavailable data is flagged correctly. Malformed payloads are rejected without crashing. Results match independently calculated expected values.</w:t>
            </w:r>
          </w:p>
        </w:tc>
        <w:tc>
          <w:tcPr>
            <w:tcW w:w="0" w:type="auto"/>
            <w:tcBorders>
              <w:top w:val="single" w:sz="4" w:space="0" w:color="auto"/>
              <w:left w:val="single" w:sz="4" w:space="0" w:color="auto"/>
              <w:bottom w:val="single" w:sz="4" w:space="0" w:color="auto"/>
              <w:right w:val="single" w:sz="4" w:space="0" w:color="auto"/>
            </w:tcBorders>
          </w:tcPr>
          <w:p w14:paraId="056B32C4" w14:textId="6C6C706C" w:rsidR="38291906" w:rsidRPr="00C907D4" w:rsidRDefault="38291906" w:rsidP="38291906">
            <w:pPr>
              <w:rPr>
                <w:sz w:val="18"/>
                <w:szCs w:val="18"/>
              </w:rPr>
            </w:pPr>
            <w:r w:rsidRPr="00C907D4">
              <w:rPr>
                <w:sz w:val="18"/>
                <w:szCs w:val="18"/>
              </w:rPr>
              <w:t>Test table showing original inputs, expected encoded bytes, actual payload bytes and decoded outputs; subsystem and Node-RED logs.</w:t>
            </w:r>
          </w:p>
        </w:tc>
        <w:tc>
          <w:tcPr>
            <w:tcW w:w="0" w:type="auto"/>
            <w:tcBorders>
              <w:top w:val="single" w:sz="4" w:space="0" w:color="auto"/>
              <w:left w:val="single" w:sz="4" w:space="0" w:color="auto"/>
              <w:bottom w:val="single" w:sz="4" w:space="0" w:color="auto"/>
              <w:right w:val="single" w:sz="4" w:space="0" w:color="auto"/>
            </w:tcBorders>
          </w:tcPr>
          <w:p w14:paraId="4B4B397E" w14:textId="7B1BB001" w:rsidR="38291906" w:rsidRPr="00C907D4" w:rsidRDefault="38291906" w:rsidP="38291906">
            <w:pPr>
              <w:rPr>
                <w:sz w:val="18"/>
                <w:szCs w:val="18"/>
              </w:rPr>
            </w:pPr>
            <w:r w:rsidRPr="00C907D4">
              <w:rPr>
                <w:sz w:val="18"/>
                <w:szCs w:val="18"/>
              </w:rPr>
              <w:t>Buddy 1 coordinates; Buddies 2–5 provide test values and verify their data.</w:t>
            </w:r>
          </w:p>
        </w:tc>
        <w:tc>
          <w:tcPr>
            <w:tcW w:w="0" w:type="auto"/>
            <w:tcBorders>
              <w:top w:val="single" w:sz="4" w:space="0" w:color="auto"/>
              <w:left w:val="single" w:sz="4" w:space="0" w:color="auto"/>
              <w:bottom w:val="single" w:sz="4" w:space="0" w:color="auto"/>
              <w:right w:val="single" w:sz="4" w:space="0" w:color="auto"/>
            </w:tcBorders>
          </w:tcPr>
          <w:p w14:paraId="2175BB7B" w14:textId="5A293605" w:rsidR="00533F42" w:rsidRPr="00C907D4" w:rsidRDefault="6FC71FF1">
            <w:pPr>
              <w:rPr>
                <w:sz w:val="18"/>
                <w:szCs w:val="18"/>
              </w:rPr>
            </w:pPr>
            <w:r w:rsidRPr="00C907D4">
              <w:rPr>
                <w:sz w:val="18"/>
                <w:szCs w:val="18"/>
              </w:rPr>
              <w:t>Open</w:t>
            </w:r>
          </w:p>
        </w:tc>
      </w:tr>
      <w:tr w:rsidR="00F0172F" w:rsidRPr="00C907D4" w14:paraId="554052C1" w14:textId="77777777" w:rsidTr="00785683">
        <w:tc>
          <w:tcPr>
            <w:tcW w:w="0" w:type="auto"/>
            <w:tcBorders>
              <w:top w:val="single" w:sz="4" w:space="0" w:color="auto"/>
              <w:left w:val="single" w:sz="4" w:space="0" w:color="auto"/>
              <w:bottom w:val="single" w:sz="4" w:space="0" w:color="auto"/>
              <w:right w:val="single" w:sz="4" w:space="0" w:color="auto"/>
            </w:tcBorders>
          </w:tcPr>
          <w:p w14:paraId="098CD8FB" w14:textId="5C61A1DA" w:rsidR="00F0172F" w:rsidRPr="00C907D4" w:rsidRDefault="00165E0D">
            <w:pPr>
              <w:rPr>
                <w:sz w:val="18"/>
                <w:szCs w:val="18"/>
              </w:rPr>
            </w:pPr>
            <w:r w:rsidRPr="00C907D4">
              <w:rPr>
                <w:sz w:val="18"/>
                <w:szCs w:val="18"/>
              </w:rPr>
              <w:t xml:space="preserve">Barcode detection at different </w:t>
            </w:r>
            <w:r w:rsidRPr="00C907D4">
              <w:rPr>
                <w:sz w:val="18"/>
                <w:szCs w:val="18"/>
              </w:rPr>
              <w:lastRenderedPageBreak/>
              <w:t>speeds</w:t>
            </w:r>
          </w:p>
        </w:tc>
        <w:tc>
          <w:tcPr>
            <w:tcW w:w="0" w:type="auto"/>
            <w:tcBorders>
              <w:top w:val="single" w:sz="4" w:space="0" w:color="auto"/>
              <w:left w:val="single" w:sz="4" w:space="0" w:color="auto"/>
              <w:bottom w:val="single" w:sz="4" w:space="0" w:color="auto"/>
              <w:right w:val="single" w:sz="4" w:space="0" w:color="auto"/>
            </w:tcBorders>
          </w:tcPr>
          <w:p w14:paraId="7B6CCE5A" w14:textId="6D7E7437" w:rsidR="00F0172F" w:rsidRPr="00C907D4" w:rsidRDefault="00165E0D">
            <w:pPr>
              <w:rPr>
                <w:sz w:val="18"/>
                <w:szCs w:val="18"/>
              </w:rPr>
            </w:pPr>
            <w:r w:rsidRPr="00C907D4">
              <w:rPr>
                <w:sz w:val="18"/>
                <w:szCs w:val="18"/>
              </w:rPr>
              <w:lastRenderedPageBreak/>
              <w:t xml:space="preserve">Drive over a known barcode at low, medium and </w:t>
            </w:r>
            <w:r w:rsidR="009E4245" w:rsidRPr="00C907D4">
              <w:rPr>
                <w:sz w:val="18"/>
                <w:szCs w:val="18"/>
              </w:rPr>
              <w:t>high speeds with recording sensor transitions.</w:t>
            </w:r>
          </w:p>
        </w:tc>
        <w:tc>
          <w:tcPr>
            <w:tcW w:w="0" w:type="auto"/>
            <w:tcBorders>
              <w:top w:val="single" w:sz="4" w:space="0" w:color="auto"/>
              <w:left w:val="single" w:sz="4" w:space="0" w:color="auto"/>
              <w:bottom w:val="single" w:sz="4" w:space="0" w:color="auto"/>
              <w:right w:val="single" w:sz="4" w:space="0" w:color="auto"/>
            </w:tcBorders>
          </w:tcPr>
          <w:p w14:paraId="1835433E" w14:textId="15176D25" w:rsidR="00F0172F" w:rsidRPr="00C907D4" w:rsidRDefault="009E4245">
            <w:pPr>
              <w:rPr>
                <w:sz w:val="18"/>
                <w:szCs w:val="18"/>
              </w:rPr>
            </w:pPr>
            <w:r w:rsidRPr="00C907D4">
              <w:rPr>
                <w:sz w:val="18"/>
                <w:szCs w:val="18"/>
              </w:rPr>
              <w:t>The correct barcode is en</w:t>
            </w:r>
            <w:r w:rsidR="00200856" w:rsidRPr="00C907D4">
              <w:rPr>
                <w:sz w:val="18"/>
                <w:szCs w:val="18"/>
              </w:rPr>
              <w:t xml:space="preserve">ded in 15 consecutive trials at each tested </w:t>
            </w:r>
            <w:r w:rsidR="00200856" w:rsidRPr="00C907D4">
              <w:rPr>
                <w:sz w:val="18"/>
                <w:szCs w:val="18"/>
              </w:rPr>
              <w:lastRenderedPageBreak/>
              <w:t>speed, without missed or duplicated transitions.</w:t>
            </w:r>
          </w:p>
        </w:tc>
        <w:tc>
          <w:tcPr>
            <w:tcW w:w="0" w:type="auto"/>
            <w:tcBorders>
              <w:top w:val="single" w:sz="4" w:space="0" w:color="auto"/>
              <w:left w:val="single" w:sz="4" w:space="0" w:color="auto"/>
              <w:bottom w:val="single" w:sz="4" w:space="0" w:color="auto"/>
              <w:right w:val="single" w:sz="4" w:space="0" w:color="auto"/>
            </w:tcBorders>
          </w:tcPr>
          <w:p w14:paraId="4E614E68" w14:textId="37106AA5" w:rsidR="00F0172F" w:rsidRPr="00C907D4" w:rsidRDefault="00200856">
            <w:pPr>
              <w:rPr>
                <w:sz w:val="18"/>
                <w:szCs w:val="18"/>
              </w:rPr>
            </w:pPr>
            <w:r w:rsidRPr="00C907D4">
              <w:rPr>
                <w:sz w:val="18"/>
                <w:szCs w:val="18"/>
              </w:rPr>
              <w:lastRenderedPageBreak/>
              <w:t xml:space="preserve">Serial log </w:t>
            </w:r>
          </w:p>
        </w:tc>
        <w:tc>
          <w:tcPr>
            <w:tcW w:w="0" w:type="auto"/>
            <w:tcBorders>
              <w:top w:val="single" w:sz="4" w:space="0" w:color="auto"/>
              <w:left w:val="single" w:sz="4" w:space="0" w:color="auto"/>
              <w:bottom w:val="single" w:sz="4" w:space="0" w:color="auto"/>
              <w:right w:val="single" w:sz="4" w:space="0" w:color="auto"/>
            </w:tcBorders>
          </w:tcPr>
          <w:p w14:paraId="0609BE0E" w14:textId="686C727E" w:rsidR="00F0172F" w:rsidRPr="00C907D4" w:rsidRDefault="00200856">
            <w:pPr>
              <w:rPr>
                <w:sz w:val="18"/>
                <w:szCs w:val="18"/>
              </w:rPr>
            </w:pPr>
            <w:r w:rsidRPr="00C907D4">
              <w:rPr>
                <w:sz w:val="18"/>
                <w:szCs w:val="18"/>
              </w:rPr>
              <w:t>Buddy 3</w:t>
            </w:r>
          </w:p>
        </w:tc>
        <w:tc>
          <w:tcPr>
            <w:tcW w:w="0" w:type="auto"/>
            <w:tcBorders>
              <w:top w:val="single" w:sz="4" w:space="0" w:color="auto"/>
              <w:left w:val="single" w:sz="4" w:space="0" w:color="auto"/>
              <w:bottom w:val="single" w:sz="4" w:space="0" w:color="auto"/>
              <w:right w:val="single" w:sz="4" w:space="0" w:color="auto"/>
            </w:tcBorders>
          </w:tcPr>
          <w:p w14:paraId="3ECCE37F" w14:textId="0CD852C9" w:rsidR="00F0172F" w:rsidRPr="00C907D4" w:rsidRDefault="00200856">
            <w:pPr>
              <w:rPr>
                <w:sz w:val="18"/>
                <w:szCs w:val="18"/>
              </w:rPr>
            </w:pPr>
            <w:r w:rsidRPr="00C907D4">
              <w:rPr>
                <w:sz w:val="18"/>
                <w:szCs w:val="18"/>
              </w:rPr>
              <w:t>Open</w:t>
            </w:r>
          </w:p>
        </w:tc>
      </w:tr>
      <w:tr w:rsidR="004E5FAF" w14:paraId="6D6DE307" w14:textId="77777777" w:rsidTr="00785683">
        <w:tc>
          <w:tcPr>
            <w:tcW w:w="0" w:type="auto"/>
            <w:tcBorders>
              <w:top w:val="single" w:sz="4" w:space="0" w:color="auto"/>
            </w:tcBorders>
            <w:hideMark/>
          </w:tcPr>
          <w:p w14:paraId="5AD006A9" w14:textId="77777777" w:rsidR="004E5FAF" w:rsidRDefault="004E5FAF"/>
        </w:tc>
        <w:tc>
          <w:tcPr>
            <w:tcW w:w="0" w:type="auto"/>
            <w:tcBorders>
              <w:top w:val="single" w:sz="4" w:space="0" w:color="auto"/>
            </w:tcBorders>
            <w:hideMark/>
          </w:tcPr>
          <w:p w14:paraId="799C7814" w14:textId="77777777" w:rsidR="004E5FAF" w:rsidRDefault="004E5FAF"/>
        </w:tc>
        <w:tc>
          <w:tcPr>
            <w:tcW w:w="0" w:type="auto"/>
            <w:tcBorders>
              <w:top w:val="single" w:sz="4" w:space="0" w:color="auto"/>
            </w:tcBorders>
            <w:hideMark/>
          </w:tcPr>
          <w:p w14:paraId="02B78CAF" w14:textId="77777777" w:rsidR="004E5FAF" w:rsidRDefault="004E5FAF"/>
        </w:tc>
        <w:tc>
          <w:tcPr>
            <w:tcW w:w="0" w:type="auto"/>
            <w:tcBorders>
              <w:top w:val="single" w:sz="4" w:space="0" w:color="auto"/>
            </w:tcBorders>
            <w:hideMark/>
          </w:tcPr>
          <w:p w14:paraId="569CBAF6" w14:textId="77777777" w:rsidR="004E5FAF" w:rsidRDefault="004E5FAF"/>
        </w:tc>
        <w:tc>
          <w:tcPr>
            <w:tcW w:w="0" w:type="auto"/>
            <w:tcBorders>
              <w:top w:val="single" w:sz="4" w:space="0" w:color="auto"/>
            </w:tcBorders>
            <w:hideMark/>
          </w:tcPr>
          <w:p w14:paraId="55BD61B6" w14:textId="77777777" w:rsidR="004E5FAF" w:rsidRDefault="004E5FAF"/>
        </w:tc>
        <w:tc>
          <w:tcPr>
            <w:tcW w:w="0" w:type="auto"/>
            <w:tcBorders>
              <w:top w:val="single" w:sz="4" w:space="0" w:color="auto"/>
            </w:tcBorders>
            <w:hideMark/>
          </w:tcPr>
          <w:p w14:paraId="5D5A54A3" w14:textId="77777777" w:rsidR="004E5FAF" w:rsidRDefault="004E5FAF"/>
        </w:tc>
      </w:tr>
    </w:tbl>
    <w:p w14:paraId="70102F44" w14:textId="77777777" w:rsidR="004E5FAF" w:rsidRDefault="004E5FAF">
      <w:pPr>
        <w:rPr>
          <w:kern w:val="2"/>
          <w:szCs w:val="20"/>
          <w:lang w:val="en-SG" w:eastAsia="en-SG"/>
          <w14:ligatures w14:val="standardContextual"/>
        </w:rPr>
      </w:pPr>
    </w:p>
    <w:p w14:paraId="2FC273D1" w14:textId="77777777" w:rsidR="00BE09C9" w:rsidRDefault="00B409F7">
      <w:pPr>
        <w:pStyle w:val="Heading2"/>
      </w:pPr>
      <w:r>
        <w:rPr>
          <w:rFonts w:ascii="Aptos Display" w:hAnsi="Aptos Display"/>
          <w:color w:val="E97132"/>
        </w:rPr>
        <w:t>Constraint Injection / Curveball Response</w:t>
      </w:r>
    </w:p>
    <w:tbl>
      <w:tblPr>
        <w:tblW w:w="0" w:type="auto"/>
        <w:jc w:val="center"/>
        <w:tblLook w:val="04A0" w:firstRow="1" w:lastRow="0" w:firstColumn="1" w:lastColumn="0" w:noHBand="0" w:noVBand="1"/>
      </w:tblPr>
      <w:tblGrid>
        <w:gridCol w:w="10166"/>
      </w:tblGrid>
      <w:tr w:rsidR="00BE09C9" w14:paraId="64F5CEB4" w14:textId="77777777">
        <w:trPr>
          <w:jc w:val="center"/>
        </w:trPr>
        <w:tc>
          <w:tcPr>
            <w:tcW w:w="10166" w:type="dxa"/>
            <w:shd w:val="clear" w:color="auto" w:fill="D9EAF7"/>
          </w:tcPr>
          <w:p w14:paraId="51E1F563" w14:textId="77777777" w:rsidR="00BE09C9" w:rsidRDefault="00B409F7">
            <w:r>
              <w:rPr>
                <w:b/>
                <w:color w:val="1F4E79"/>
              </w:rPr>
              <w:t>Instructions</w:t>
            </w:r>
          </w:p>
          <w:p w14:paraId="648FB659" w14:textId="77777777" w:rsidR="00BE09C9" w:rsidRDefault="00B409F7">
            <w:pPr>
              <w:spacing w:after="20"/>
              <w:ind w:left="216"/>
            </w:pPr>
            <w:r>
              <w:rPr>
                <w:b/>
                <w:sz w:val="18"/>
              </w:rPr>
              <w:t xml:space="preserve">• </w:t>
            </w:r>
            <w:r>
              <w:rPr>
                <w:sz w:val="18"/>
              </w:rPr>
              <w:t>Record the injected constraint exactly as given.</w:t>
            </w:r>
          </w:p>
          <w:p w14:paraId="785356EF" w14:textId="77777777" w:rsidR="00BE09C9" w:rsidRDefault="00B409F7">
            <w:pPr>
              <w:spacing w:after="20"/>
              <w:ind w:left="216"/>
            </w:pPr>
            <w:r>
              <w:rPr>
                <w:b/>
                <w:sz w:val="18"/>
              </w:rPr>
              <w:t xml:space="preserve">• </w:t>
            </w:r>
            <w:r>
              <w:rPr>
                <w:sz w:val="18"/>
              </w:rPr>
              <w:t>Explain how it affects all five buddies, even if the impact differs by subsystem.</w:t>
            </w:r>
          </w:p>
          <w:p w14:paraId="303B1087" w14:textId="77777777" w:rsidR="00BE09C9" w:rsidRDefault="00B409F7">
            <w:pPr>
              <w:spacing w:after="20"/>
              <w:ind w:left="216"/>
            </w:pPr>
            <w:r>
              <w:rPr>
                <w:b/>
                <w:sz w:val="18"/>
              </w:rPr>
              <w:t xml:space="preserve">• </w:t>
            </w:r>
            <w:r>
              <w:rPr>
                <w:sz w:val="18"/>
              </w:rPr>
              <w:t>A good response shows prioritisation, trade-off reasoning, fallback behaviour, and evidence-aware decision making.</w:t>
            </w:r>
          </w:p>
        </w:tc>
      </w:tr>
    </w:tbl>
    <w:p w14:paraId="4507AA0E" w14:textId="77777777" w:rsidR="00BE09C9" w:rsidRDefault="00BE09C9"/>
    <w:tbl>
      <w:tblPr>
        <w:tblStyle w:val="TableGrid"/>
        <w:tblW w:w="0" w:type="auto"/>
        <w:jc w:val="center"/>
        <w:tblLook w:val="04A0" w:firstRow="1" w:lastRow="0" w:firstColumn="1" w:lastColumn="0" w:noHBand="0" w:noVBand="1"/>
      </w:tblPr>
      <w:tblGrid>
        <w:gridCol w:w="2160"/>
        <w:gridCol w:w="1152"/>
        <w:gridCol w:w="2880"/>
        <w:gridCol w:w="3312"/>
      </w:tblGrid>
      <w:tr w:rsidR="00BE09C9" w14:paraId="0339D49A" w14:textId="77777777">
        <w:trPr>
          <w:jc w:val="center"/>
        </w:trPr>
        <w:tc>
          <w:tcPr>
            <w:tcW w:w="2160" w:type="dxa"/>
            <w:shd w:val="clear" w:color="auto" w:fill="1F4E79"/>
            <w:vAlign w:val="center"/>
          </w:tcPr>
          <w:p w14:paraId="5213ACAF" w14:textId="77777777" w:rsidR="00BE09C9" w:rsidRPr="00C907D4" w:rsidRDefault="00B409F7">
            <w:pPr>
              <w:rPr>
                <w:sz w:val="18"/>
                <w:szCs w:val="18"/>
              </w:rPr>
            </w:pPr>
            <w:r w:rsidRPr="00C907D4">
              <w:rPr>
                <w:b/>
                <w:color w:val="FFFFFF"/>
                <w:sz w:val="18"/>
                <w:szCs w:val="18"/>
              </w:rPr>
              <w:t>Injected constraint</w:t>
            </w:r>
          </w:p>
        </w:tc>
        <w:tc>
          <w:tcPr>
            <w:tcW w:w="1152" w:type="dxa"/>
            <w:shd w:val="clear" w:color="auto" w:fill="1F4E79"/>
            <w:vAlign w:val="center"/>
          </w:tcPr>
          <w:p w14:paraId="57D487FF" w14:textId="77777777" w:rsidR="00BE09C9" w:rsidRPr="00C907D4" w:rsidRDefault="00B409F7">
            <w:pPr>
              <w:rPr>
                <w:sz w:val="18"/>
                <w:szCs w:val="18"/>
              </w:rPr>
            </w:pPr>
            <w:r w:rsidRPr="00C907D4">
              <w:rPr>
                <w:b/>
                <w:color w:val="FFFFFF"/>
                <w:sz w:val="18"/>
                <w:szCs w:val="18"/>
              </w:rPr>
              <w:t>Buddy affected</w:t>
            </w:r>
          </w:p>
        </w:tc>
        <w:tc>
          <w:tcPr>
            <w:tcW w:w="2880" w:type="dxa"/>
            <w:shd w:val="clear" w:color="auto" w:fill="1F4E79"/>
            <w:vAlign w:val="center"/>
          </w:tcPr>
          <w:p w14:paraId="0F7213FC" w14:textId="77777777" w:rsidR="00BE09C9" w:rsidRPr="00C907D4" w:rsidRDefault="00B409F7">
            <w:pPr>
              <w:rPr>
                <w:sz w:val="18"/>
                <w:szCs w:val="18"/>
              </w:rPr>
            </w:pPr>
            <w:r w:rsidRPr="00C907D4">
              <w:rPr>
                <w:b/>
                <w:color w:val="FFFFFF"/>
                <w:sz w:val="18"/>
                <w:szCs w:val="18"/>
              </w:rPr>
              <w:t>Immediate impact</w:t>
            </w:r>
          </w:p>
        </w:tc>
        <w:tc>
          <w:tcPr>
            <w:tcW w:w="3312" w:type="dxa"/>
            <w:shd w:val="clear" w:color="auto" w:fill="1F4E79"/>
            <w:vAlign w:val="center"/>
          </w:tcPr>
          <w:p w14:paraId="267575ED" w14:textId="77777777" w:rsidR="00BE09C9" w:rsidRPr="00C907D4" w:rsidRDefault="00B409F7">
            <w:pPr>
              <w:rPr>
                <w:sz w:val="18"/>
                <w:szCs w:val="18"/>
              </w:rPr>
            </w:pPr>
            <w:r w:rsidRPr="00C907D4">
              <w:rPr>
                <w:b/>
                <w:color w:val="FFFFFF"/>
                <w:sz w:val="18"/>
                <w:szCs w:val="18"/>
              </w:rPr>
              <w:t>Adaptation / compromise</w:t>
            </w:r>
          </w:p>
        </w:tc>
      </w:tr>
      <w:tr w:rsidR="006F65E8" w14:paraId="0818848A" w14:textId="77777777" w:rsidTr="44A0D39A">
        <w:trPr>
          <w:jc w:val="center"/>
        </w:trPr>
        <w:tc>
          <w:tcPr>
            <w:tcW w:w="2160" w:type="dxa"/>
          </w:tcPr>
          <w:p w14:paraId="5C9DC0B4" w14:textId="1F1C195C" w:rsidR="006F65E8" w:rsidRPr="00C907D4" w:rsidRDefault="006F65E8" w:rsidP="006F65E8">
            <w:pPr>
              <w:rPr>
                <w:sz w:val="18"/>
                <w:szCs w:val="18"/>
              </w:rPr>
            </w:pPr>
            <w:r w:rsidRPr="00C907D4">
              <w:rPr>
                <w:rFonts w:eastAsia="Aptos" w:cs="Aptos"/>
                <w:sz w:val="18"/>
                <w:szCs w:val="18"/>
              </w:rPr>
              <w:t>The robot car firmware must minimize the number of bits used to represent application data.</w:t>
            </w:r>
          </w:p>
        </w:tc>
        <w:tc>
          <w:tcPr>
            <w:tcW w:w="1152" w:type="dxa"/>
            <w:vAlign w:val="center"/>
          </w:tcPr>
          <w:p w14:paraId="2AF6B267" w14:textId="77777777" w:rsidR="006F65E8" w:rsidRPr="00C907D4" w:rsidRDefault="006F65E8" w:rsidP="006F65E8">
            <w:pPr>
              <w:rPr>
                <w:sz w:val="18"/>
                <w:szCs w:val="18"/>
              </w:rPr>
            </w:pPr>
            <w:r w:rsidRPr="00C907D4">
              <w:rPr>
                <w:sz w:val="18"/>
                <w:szCs w:val="18"/>
              </w:rPr>
              <w:t>Buddy 1</w:t>
            </w:r>
          </w:p>
        </w:tc>
        <w:tc>
          <w:tcPr>
            <w:tcW w:w="2880" w:type="dxa"/>
            <w:vAlign w:val="center"/>
          </w:tcPr>
          <w:p w14:paraId="7F0447D7" w14:textId="58F3896D" w:rsidR="44A0D39A" w:rsidRPr="00C907D4" w:rsidRDefault="44A0D39A" w:rsidP="44A0D39A">
            <w:pPr>
              <w:rPr>
                <w:sz w:val="18"/>
                <w:szCs w:val="18"/>
              </w:rPr>
            </w:pPr>
            <w:r w:rsidRPr="00C907D4">
              <w:rPr>
                <w:sz w:val="18"/>
                <w:szCs w:val="18"/>
              </w:rPr>
              <w:t>The planned text/JSON MQTT application payloads must change to compact binary fields. Telemetry queues and command messages also need suitable packed representations. Incorrect field mappings, units or scaling could cause the firmware and server to interpret data differently.</w:t>
            </w:r>
          </w:p>
        </w:tc>
        <w:tc>
          <w:tcPr>
            <w:tcW w:w="3312" w:type="dxa"/>
            <w:vAlign w:val="center"/>
          </w:tcPr>
          <w:p w14:paraId="2C99516B" w14:textId="01249B90" w:rsidR="44A0D39A" w:rsidRPr="00C907D4" w:rsidRDefault="44A0D39A" w:rsidP="44A0D39A">
            <w:pPr>
              <w:rPr>
                <w:sz w:val="18"/>
                <w:szCs w:val="18"/>
              </w:rPr>
            </w:pPr>
            <w:r w:rsidRPr="00C907D4">
              <w:rPr>
                <w:sz w:val="18"/>
                <w:szCs w:val="18"/>
              </w:rPr>
              <w:t>Agree field widths, ranges, units, scaling and state/fault codes with Buddies 2–5. Use shared encoding/decoding functions and update Node-RED to decode the binary payloads. Retain separate telemetry and communication tasks. Accept additional encoding and debugging complexity in exchange for smaller messages, while preserving required measurement precision. Validate with known-value tests and before/after message-size, RAM and timing measurements.</w:t>
            </w:r>
          </w:p>
        </w:tc>
      </w:tr>
      <w:tr w:rsidR="006F65E8" w14:paraId="6E9BEFD1" w14:textId="77777777">
        <w:trPr>
          <w:jc w:val="center"/>
        </w:trPr>
        <w:tc>
          <w:tcPr>
            <w:tcW w:w="2160" w:type="dxa"/>
          </w:tcPr>
          <w:p w14:paraId="2FA1669E" w14:textId="14059D4A" w:rsidR="006F65E8" w:rsidRPr="00C907D4" w:rsidRDefault="006F65E8" w:rsidP="006F65E8">
            <w:pPr>
              <w:rPr>
                <w:sz w:val="18"/>
                <w:szCs w:val="18"/>
              </w:rPr>
            </w:pPr>
            <w:r w:rsidRPr="00C907D4">
              <w:rPr>
                <w:rFonts w:eastAsia="Aptos" w:cs="Aptos"/>
                <w:sz w:val="18"/>
                <w:szCs w:val="18"/>
              </w:rPr>
              <w:t>The robot car firmware must minimize the number of bits used to represent application data.</w:t>
            </w:r>
          </w:p>
        </w:tc>
        <w:tc>
          <w:tcPr>
            <w:tcW w:w="1152" w:type="dxa"/>
            <w:vAlign w:val="center"/>
          </w:tcPr>
          <w:p w14:paraId="5DEA95FC" w14:textId="77777777" w:rsidR="006F65E8" w:rsidRPr="00C907D4" w:rsidRDefault="006F65E8" w:rsidP="006F65E8">
            <w:pPr>
              <w:rPr>
                <w:sz w:val="18"/>
                <w:szCs w:val="18"/>
              </w:rPr>
            </w:pPr>
            <w:r w:rsidRPr="00C907D4">
              <w:rPr>
                <w:sz w:val="18"/>
                <w:szCs w:val="18"/>
              </w:rPr>
              <w:t>Buddy 2</w:t>
            </w:r>
          </w:p>
        </w:tc>
        <w:tc>
          <w:tcPr>
            <w:tcW w:w="2880" w:type="dxa"/>
            <w:vAlign w:val="center"/>
          </w:tcPr>
          <w:p w14:paraId="0B88D58B" w14:textId="7F910D72" w:rsidR="006F65E8" w:rsidRPr="00C907D4" w:rsidRDefault="004C34A4" w:rsidP="006F65E8">
            <w:pPr>
              <w:rPr>
                <w:sz w:val="18"/>
                <w:szCs w:val="18"/>
              </w:rPr>
            </w:pPr>
            <w:r w:rsidRPr="004C34A4">
              <w:rPr>
                <w:sz w:val="18"/>
                <w:szCs w:val="18"/>
              </w:rPr>
              <w:t>Motion commands, encoder counts, PID-related application data, motion states</w:t>
            </w:r>
            <w:r>
              <w:rPr>
                <w:sz w:val="18"/>
                <w:szCs w:val="18"/>
              </w:rPr>
              <w:t xml:space="preserve"> should </w:t>
            </w:r>
            <w:r w:rsidRPr="004C34A4">
              <w:rPr>
                <w:sz w:val="18"/>
                <w:szCs w:val="18"/>
              </w:rPr>
              <w:t>use the minimum required bit representation. Bit packing may introduce overflow, incorrect decoding, synchronization issues and processing overhead, potentially affecting motor accuracy, task timing and safety.</w:t>
            </w:r>
          </w:p>
        </w:tc>
        <w:tc>
          <w:tcPr>
            <w:tcW w:w="3312" w:type="dxa"/>
            <w:vAlign w:val="center"/>
          </w:tcPr>
          <w:p w14:paraId="1B74E5AD" w14:textId="7DDA5DAB" w:rsidR="006F65E8" w:rsidRPr="00C907D4" w:rsidRDefault="004C34A4" w:rsidP="006F65E8">
            <w:pPr>
              <w:rPr>
                <w:sz w:val="18"/>
                <w:szCs w:val="18"/>
              </w:rPr>
            </w:pPr>
            <w:r>
              <w:rPr>
                <w:sz w:val="18"/>
                <w:szCs w:val="18"/>
              </w:rPr>
              <w:t xml:space="preserve">Motion control remains the owner of the motor output and PID processing. Define minimum bit representation </w:t>
            </w:r>
            <w:r w:rsidR="00225E70">
              <w:rPr>
                <w:sz w:val="18"/>
                <w:szCs w:val="18"/>
              </w:rPr>
              <w:t xml:space="preserve">ranges. </w:t>
            </w:r>
            <w:r w:rsidR="00225E70" w:rsidRPr="00225E70">
              <w:rPr>
                <w:sz w:val="18"/>
                <w:szCs w:val="18"/>
              </w:rPr>
              <w:t>Combine fault conditions into a shared bitmask and use atomic access or synchronization for shared data.</w:t>
            </w:r>
          </w:p>
        </w:tc>
      </w:tr>
      <w:tr w:rsidR="006F65E8" w14:paraId="16E6CBDD" w14:textId="77777777">
        <w:trPr>
          <w:jc w:val="center"/>
        </w:trPr>
        <w:tc>
          <w:tcPr>
            <w:tcW w:w="2160" w:type="dxa"/>
          </w:tcPr>
          <w:p w14:paraId="6F4C1A30" w14:textId="366FE292" w:rsidR="006F65E8" w:rsidRPr="00C907D4" w:rsidRDefault="006F65E8" w:rsidP="006F65E8">
            <w:pPr>
              <w:rPr>
                <w:sz w:val="18"/>
                <w:szCs w:val="18"/>
              </w:rPr>
            </w:pPr>
            <w:r w:rsidRPr="00C907D4">
              <w:rPr>
                <w:rFonts w:eastAsia="Aptos" w:cs="Aptos"/>
                <w:sz w:val="18"/>
                <w:szCs w:val="18"/>
              </w:rPr>
              <w:t>The robot car firmware must minimize the number of bits used to represent application data.</w:t>
            </w:r>
          </w:p>
        </w:tc>
        <w:tc>
          <w:tcPr>
            <w:tcW w:w="1152" w:type="dxa"/>
            <w:vAlign w:val="center"/>
          </w:tcPr>
          <w:p w14:paraId="5595879E" w14:textId="77777777" w:rsidR="006F65E8" w:rsidRPr="00C907D4" w:rsidRDefault="006F65E8" w:rsidP="006F65E8">
            <w:pPr>
              <w:rPr>
                <w:sz w:val="18"/>
                <w:szCs w:val="18"/>
              </w:rPr>
            </w:pPr>
            <w:r w:rsidRPr="00C907D4">
              <w:rPr>
                <w:sz w:val="18"/>
                <w:szCs w:val="18"/>
              </w:rPr>
              <w:t>Buddy 3</w:t>
            </w:r>
          </w:p>
        </w:tc>
        <w:tc>
          <w:tcPr>
            <w:tcW w:w="2880" w:type="dxa"/>
            <w:vAlign w:val="center"/>
          </w:tcPr>
          <w:p w14:paraId="64808CB1" w14:textId="02610AAE" w:rsidR="006F65E8" w:rsidRPr="00C907D4" w:rsidRDefault="00A85A0E" w:rsidP="006F65E8">
            <w:pPr>
              <w:rPr>
                <w:sz w:val="18"/>
                <w:szCs w:val="18"/>
              </w:rPr>
            </w:pPr>
            <w:r w:rsidRPr="00C907D4">
              <w:rPr>
                <w:sz w:val="18"/>
                <w:szCs w:val="18"/>
              </w:rPr>
              <w:t xml:space="preserve">IR sensor states and barcode related data must </w:t>
            </w:r>
            <w:r w:rsidR="00393F6F" w:rsidRPr="00C907D4">
              <w:rPr>
                <w:sz w:val="18"/>
                <w:szCs w:val="18"/>
              </w:rPr>
              <w:t xml:space="preserve">use fewer bits without affecting line following </w:t>
            </w:r>
            <w:r w:rsidR="00A86E88" w:rsidRPr="00C907D4">
              <w:rPr>
                <w:sz w:val="18"/>
                <w:szCs w:val="18"/>
              </w:rPr>
              <w:t>or barcode detection.</w:t>
            </w:r>
          </w:p>
        </w:tc>
        <w:tc>
          <w:tcPr>
            <w:tcW w:w="3312" w:type="dxa"/>
            <w:vAlign w:val="center"/>
          </w:tcPr>
          <w:p w14:paraId="32A24967" w14:textId="1BE0171E" w:rsidR="006F65E8" w:rsidRPr="00C907D4" w:rsidRDefault="00257807" w:rsidP="006F65E8">
            <w:pPr>
              <w:rPr>
                <w:sz w:val="18"/>
                <w:szCs w:val="18"/>
              </w:rPr>
            </w:pPr>
            <w:r w:rsidRPr="00C907D4">
              <w:rPr>
                <w:sz w:val="18"/>
                <w:szCs w:val="18"/>
              </w:rPr>
              <w:t>Use 2-bit codes for up to 4 navigation commands, and allocate additional bits where required for IR sensor combinations and barcode data.</w:t>
            </w:r>
          </w:p>
        </w:tc>
      </w:tr>
      <w:tr w:rsidR="006F65E8" w14:paraId="47C32760" w14:textId="77777777">
        <w:trPr>
          <w:jc w:val="center"/>
        </w:trPr>
        <w:tc>
          <w:tcPr>
            <w:tcW w:w="2160" w:type="dxa"/>
          </w:tcPr>
          <w:p w14:paraId="07AA7192" w14:textId="122663EA" w:rsidR="006F65E8" w:rsidRPr="00C907D4" w:rsidRDefault="006F65E8" w:rsidP="006F65E8">
            <w:pPr>
              <w:rPr>
                <w:sz w:val="18"/>
                <w:szCs w:val="18"/>
              </w:rPr>
            </w:pPr>
            <w:r w:rsidRPr="00C907D4">
              <w:rPr>
                <w:rFonts w:eastAsia="Aptos" w:cs="Aptos"/>
                <w:sz w:val="18"/>
                <w:szCs w:val="18"/>
              </w:rPr>
              <w:t>The robot car firmware must minimize the number of bits used to represent application data.</w:t>
            </w:r>
          </w:p>
        </w:tc>
        <w:tc>
          <w:tcPr>
            <w:tcW w:w="1152" w:type="dxa"/>
            <w:vAlign w:val="center"/>
          </w:tcPr>
          <w:p w14:paraId="08265B6C" w14:textId="77777777" w:rsidR="006F65E8" w:rsidRPr="00C907D4" w:rsidRDefault="006F65E8" w:rsidP="006F65E8">
            <w:pPr>
              <w:rPr>
                <w:sz w:val="18"/>
                <w:szCs w:val="18"/>
              </w:rPr>
            </w:pPr>
            <w:r w:rsidRPr="00C907D4">
              <w:rPr>
                <w:sz w:val="18"/>
                <w:szCs w:val="18"/>
              </w:rPr>
              <w:t>Buddy 5</w:t>
            </w:r>
          </w:p>
        </w:tc>
        <w:tc>
          <w:tcPr>
            <w:tcW w:w="2880" w:type="dxa"/>
            <w:vAlign w:val="center"/>
          </w:tcPr>
          <w:p w14:paraId="195D20D9" w14:textId="11FAF576" w:rsidR="006F65E8" w:rsidRPr="00C907D4" w:rsidRDefault="008B71A1" w:rsidP="006F65E8">
            <w:pPr>
              <w:rPr>
                <w:sz w:val="18"/>
                <w:szCs w:val="18"/>
              </w:rPr>
            </w:pPr>
            <w:r w:rsidRPr="00C907D4">
              <w:rPr>
                <w:sz w:val="18"/>
                <w:szCs w:val="18"/>
              </w:rPr>
              <w:t>Measurements must use minimum number of bits required for their valid ranges. Bit-packing also introduce</w:t>
            </w:r>
            <w:r w:rsidR="00740BC0" w:rsidRPr="00C907D4">
              <w:rPr>
                <w:sz w:val="18"/>
                <w:szCs w:val="18"/>
              </w:rPr>
              <w:t xml:space="preserve"> concerns about precision of values and data integrity</w:t>
            </w:r>
          </w:p>
        </w:tc>
        <w:tc>
          <w:tcPr>
            <w:tcW w:w="3312" w:type="dxa"/>
            <w:vAlign w:val="center"/>
          </w:tcPr>
          <w:p w14:paraId="2632496D" w14:textId="1925209A" w:rsidR="006F65E8" w:rsidRPr="00C907D4" w:rsidRDefault="00740BC0" w:rsidP="006F65E8">
            <w:pPr>
              <w:rPr>
                <w:sz w:val="18"/>
                <w:szCs w:val="18"/>
              </w:rPr>
            </w:pPr>
            <w:r w:rsidRPr="00C907D4">
              <w:rPr>
                <w:sz w:val="18"/>
                <w:szCs w:val="18"/>
              </w:rPr>
              <w:t>Keep the separate 3 task while implementing the bit</w:t>
            </w:r>
            <w:r w:rsidR="002D2A0B" w:rsidRPr="00C907D4">
              <w:rPr>
                <w:sz w:val="18"/>
                <w:szCs w:val="18"/>
              </w:rPr>
              <w:t xml:space="preserve"> requirement. To define the bit widths for measurements and use safe queue transfers and appropriate synchronization, verify unpack and pack values.</w:t>
            </w:r>
          </w:p>
        </w:tc>
      </w:tr>
      <w:tr w:rsidR="00BE09C9" w14:paraId="76950319" w14:textId="77777777">
        <w:trPr>
          <w:jc w:val="center"/>
        </w:trPr>
        <w:tc>
          <w:tcPr>
            <w:tcW w:w="2160" w:type="dxa"/>
            <w:vAlign w:val="center"/>
          </w:tcPr>
          <w:p w14:paraId="2F278FCA" w14:textId="432D655B" w:rsidR="00BE09C9" w:rsidRPr="00C907D4" w:rsidRDefault="2DD142E8">
            <w:pPr>
              <w:rPr>
                <w:sz w:val="18"/>
                <w:szCs w:val="18"/>
              </w:rPr>
            </w:pPr>
            <w:r w:rsidRPr="00C907D4">
              <w:rPr>
                <w:rFonts w:eastAsia="Aptos" w:cs="Aptos"/>
                <w:sz w:val="18"/>
                <w:szCs w:val="18"/>
              </w:rPr>
              <w:t>The robot car firmware must minimize the number of bits used to represent application data.</w:t>
            </w:r>
          </w:p>
        </w:tc>
        <w:tc>
          <w:tcPr>
            <w:tcW w:w="1152" w:type="dxa"/>
            <w:vAlign w:val="center"/>
          </w:tcPr>
          <w:p w14:paraId="1BC3FC32" w14:textId="77777777" w:rsidR="00BE09C9" w:rsidRPr="00C907D4" w:rsidRDefault="00B409F7">
            <w:pPr>
              <w:rPr>
                <w:sz w:val="18"/>
                <w:szCs w:val="18"/>
              </w:rPr>
            </w:pPr>
            <w:r w:rsidRPr="00C907D4">
              <w:rPr>
                <w:sz w:val="18"/>
                <w:szCs w:val="18"/>
              </w:rPr>
              <w:t>Buddy 4</w:t>
            </w:r>
          </w:p>
        </w:tc>
        <w:tc>
          <w:tcPr>
            <w:tcW w:w="2880" w:type="dxa"/>
            <w:vAlign w:val="center"/>
          </w:tcPr>
          <w:p w14:paraId="7606B89E" w14:textId="7F9F4A73" w:rsidR="00BE09C9" w:rsidRPr="00C907D4" w:rsidRDefault="5E88D0F3">
            <w:pPr>
              <w:rPr>
                <w:sz w:val="18"/>
                <w:szCs w:val="18"/>
              </w:rPr>
            </w:pPr>
            <w:r w:rsidRPr="00C907D4">
              <w:rPr>
                <w:sz w:val="18"/>
                <w:szCs w:val="18"/>
              </w:rPr>
              <w:t>Hump height, pitch, turn rate and IMU states can no longer be stored as float or int. Compacting them will keep the values +-1 which could reduce the hump height accuracy.</w:t>
            </w:r>
          </w:p>
          <w:p w14:paraId="48AECC67" w14:textId="46304D8B" w:rsidR="00BE09C9" w:rsidRPr="00C907D4" w:rsidRDefault="00BE09C9">
            <w:pPr>
              <w:rPr>
                <w:sz w:val="18"/>
                <w:szCs w:val="18"/>
              </w:rPr>
            </w:pPr>
          </w:p>
        </w:tc>
        <w:tc>
          <w:tcPr>
            <w:tcW w:w="3312" w:type="dxa"/>
            <w:vAlign w:val="center"/>
          </w:tcPr>
          <w:p w14:paraId="74E454C5" w14:textId="72921B48" w:rsidR="00BE09C9" w:rsidRPr="00C907D4" w:rsidRDefault="49E7FD50">
            <w:pPr>
              <w:rPr>
                <w:sz w:val="18"/>
                <w:szCs w:val="18"/>
              </w:rPr>
            </w:pPr>
            <w:r w:rsidRPr="00C907D4">
              <w:rPr>
                <w:sz w:val="18"/>
                <w:szCs w:val="18"/>
              </w:rPr>
              <w:t>The calculation. Will be done at full resolution inside the IMU tasks and it will only be compacted when its being stored or send to other buddies. It becomes 2mm steps which is 6 bit instead of 7 when its being sent or stored.</w:t>
            </w:r>
          </w:p>
        </w:tc>
      </w:tr>
    </w:tbl>
    <w:p w14:paraId="34E09BEC" w14:textId="77777777" w:rsidR="00BE09C9" w:rsidRDefault="00BE09C9"/>
    <w:p w14:paraId="2052F6B0" w14:textId="77777777" w:rsidR="004E5FAF" w:rsidRDefault="004E5FAF">
      <w:pPr>
        <w:pStyle w:val="Heading2"/>
      </w:pPr>
      <w:r>
        <w:lastRenderedPageBreak/>
        <w:t>Integration Readiness Self-Assessment</w:t>
      </w:r>
    </w:p>
    <w:p w14:paraId="47371447" w14:textId="3FA3A2F6" w:rsidR="009F0F22" w:rsidRDefault="009F0F22" w:rsidP="009F0F22">
      <w:pPr>
        <w:rPr>
          <w:kern w:val="2"/>
          <w:szCs w:val="20"/>
          <w:lang w:val="en-SG" w:eastAsia="en-SG"/>
          <w14:ligatures w14:val="standardContextual"/>
        </w:rPr>
      </w:pPr>
      <w:r>
        <w:t xml:space="preserve">Complete all rows. Use </w:t>
      </w:r>
      <w:r w:rsidRPr="009F0F22">
        <w:rPr>
          <w:b/>
          <w:bCs/>
          <w:highlight w:val="green"/>
        </w:rPr>
        <w:t>Green</w:t>
      </w:r>
      <w:r>
        <w:t xml:space="preserve"> only if there is evidence, </w:t>
      </w:r>
      <w:r w:rsidRPr="009F0F22">
        <w:rPr>
          <w:b/>
          <w:bCs/>
          <w:highlight w:val="yellow"/>
        </w:rPr>
        <w:t>Yellow</w:t>
      </w:r>
      <w:r>
        <w:rPr>
          <w:b/>
          <w:bCs/>
        </w:rPr>
        <w:t xml:space="preserve"> </w:t>
      </w:r>
      <w:r>
        <w:t xml:space="preserve">if partly ready or untested, and </w:t>
      </w:r>
      <w:r w:rsidRPr="009F0F22">
        <w:rPr>
          <w:b/>
          <w:bCs/>
          <w:highlight w:val="red"/>
        </w:rPr>
        <w:t>Red</w:t>
      </w:r>
      <w:r>
        <w:t xml:space="preserve"> if the area is unclear or blocking Week 10 integration.</w:t>
      </w:r>
    </w:p>
    <w:tbl>
      <w:tblPr>
        <w:tblStyle w:val="TableGrid"/>
        <w:tblW w:w="5000" w:type="pct"/>
        <w:tblLook w:val="04A0" w:firstRow="1" w:lastRow="0" w:firstColumn="1" w:lastColumn="0" w:noHBand="0" w:noVBand="1"/>
      </w:tblPr>
      <w:tblGrid>
        <w:gridCol w:w="1809"/>
        <w:gridCol w:w="851"/>
        <w:gridCol w:w="3401"/>
        <w:gridCol w:w="4321"/>
      </w:tblGrid>
      <w:tr w:rsidR="004E5FAF" w14:paraId="6E66E37F" w14:textId="77777777" w:rsidTr="00343C81">
        <w:tc>
          <w:tcPr>
            <w:tcW w:w="871" w:type="pct"/>
            <w:shd w:val="clear" w:color="auto" w:fill="1F4E79"/>
            <w:hideMark/>
          </w:tcPr>
          <w:p w14:paraId="4F165C6C" w14:textId="77777777" w:rsidR="004E5FAF" w:rsidRPr="00C21DEA" w:rsidRDefault="004E5FAF">
            <w:pPr>
              <w:rPr>
                <w:kern w:val="2"/>
                <w:sz w:val="18"/>
                <w:szCs w:val="18"/>
                <w:lang w:val="en-SG" w:eastAsia="en-SG"/>
                <w14:ligatures w14:val="standardContextual"/>
              </w:rPr>
            </w:pPr>
            <w:r w:rsidRPr="00C21DEA">
              <w:rPr>
                <w:b/>
                <w:bCs/>
                <w:color w:val="FFFFFF"/>
                <w:sz w:val="18"/>
                <w:szCs w:val="18"/>
              </w:rPr>
              <w:t>Readiness area</w:t>
            </w:r>
          </w:p>
        </w:tc>
        <w:tc>
          <w:tcPr>
            <w:tcW w:w="410" w:type="pct"/>
            <w:shd w:val="clear" w:color="auto" w:fill="1F4E79"/>
            <w:hideMark/>
          </w:tcPr>
          <w:p w14:paraId="27E48350" w14:textId="77777777" w:rsidR="004E5FAF" w:rsidRPr="00C21DEA" w:rsidRDefault="004E5FAF">
            <w:pPr>
              <w:rPr>
                <w:sz w:val="18"/>
                <w:szCs w:val="18"/>
              </w:rPr>
            </w:pPr>
            <w:r w:rsidRPr="00C21DEA">
              <w:rPr>
                <w:b/>
                <w:bCs/>
                <w:color w:val="FFFFFF"/>
                <w:sz w:val="18"/>
                <w:szCs w:val="18"/>
              </w:rPr>
              <w:t>Status</w:t>
            </w:r>
          </w:p>
        </w:tc>
        <w:tc>
          <w:tcPr>
            <w:tcW w:w="1638" w:type="pct"/>
            <w:shd w:val="clear" w:color="auto" w:fill="1F4E79"/>
            <w:hideMark/>
          </w:tcPr>
          <w:p w14:paraId="048E5302" w14:textId="77777777" w:rsidR="004E5FAF" w:rsidRPr="00C21DEA" w:rsidRDefault="004E5FAF">
            <w:pPr>
              <w:rPr>
                <w:sz w:val="18"/>
                <w:szCs w:val="18"/>
              </w:rPr>
            </w:pPr>
            <w:r w:rsidRPr="00C21DEA">
              <w:rPr>
                <w:b/>
                <w:bCs/>
                <w:color w:val="FFFFFF"/>
                <w:sz w:val="18"/>
                <w:szCs w:val="18"/>
              </w:rPr>
              <w:t>Evidence</w:t>
            </w:r>
          </w:p>
        </w:tc>
        <w:tc>
          <w:tcPr>
            <w:tcW w:w="2081" w:type="pct"/>
            <w:shd w:val="clear" w:color="auto" w:fill="1F4E79"/>
            <w:hideMark/>
          </w:tcPr>
          <w:p w14:paraId="63131704" w14:textId="77777777" w:rsidR="004E5FAF" w:rsidRPr="00C21DEA" w:rsidRDefault="004E5FAF">
            <w:pPr>
              <w:rPr>
                <w:sz w:val="18"/>
                <w:szCs w:val="18"/>
              </w:rPr>
            </w:pPr>
            <w:r w:rsidRPr="00C21DEA">
              <w:rPr>
                <w:b/>
                <w:bCs/>
                <w:color w:val="FFFFFF"/>
                <w:sz w:val="18"/>
                <w:szCs w:val="18"/>
              </w:rPr>
              <w:t>Concern</w:t>
            </w:r>
          </w:p>
        </w:tc>
      </w:tr>
      <w:tr w:rsidR="004E5FAF" w14:paraId="4EA0B50E" w14:textId="77777777" w:rsidTr="00343C81">
        <w:tc>
          <w:tcPr>
            <w:tcW w:w="871" w:type="pct"/>
            <w:hideMark/>
          </w:tcPr>
          <w:p w14:paraId="7C326051" w14:textId="77777777" w:rsidR="004E5FAF" w:rsidRPr="00C21DEA" w:rsidRDefault="004E5FAF">
            <w:pPr>
              <w:rPr>
                <w:sz w:val="18"/>
                <w:szCs w:val="18"/>
              </w:rPr>
            </w:pPr>
            <w:r w:rsidRPr="00C21DEA">
              <w:rPr>
                <w:sz w:val="18"/>
                <w:szCs w:val="18"/>
              </w:rPr>
              <w:t>Hardware wiring known</w:t>
            </w:r>
          </w:p>
        </w:tc>
        <w:tc>
          <w:tcPr>
            <w:tcW w:w="410" w:type="pct"/>
            <w:hideMark/>
          </w:tcPr>
          <w:p w14:paraId="33A5F3E5" w14:textId="460B09C5" w:rsidR="004E5FAF" w:rsidRPr="00C21DEA" w:rsidRDefault="004E5FAF">
            <w:pPr>
              <w:rPr>
                <w:sz w:val="18"/>
                <w:szCs w:val="18"/>
              </w:rPr>
            </w:pPr>
            <w:r w:rsidRPr="00C21DEA">
              <w:rPr>
                <w:sz w:val="18"/>
                <w:szCs w:val="18"/>
                <w:highlight w:val="yellow"/>
              </w:rPr>
              <w:t>Amber</w:t>
            </w:r>
          </w:p>
        </w:tc>
        <w:tc>
          <w:tcPr>
            <w:tcW w:w="1638" w:type="pct"/>
            <w:hideMark/>
          </w:tcPr>
          <w:p w14:paraId="008A6466" w14:textId="00AFC918" w:rsidR="004E5FAF" w:rsidRPr="00C21DEA" w:rsidRDefault="00FB58D9">
            <w:pPr>
              <w:rPr>
                <w:sz w:val="18"/>
                <w:szCs w:val="18"/>
              </w:rPr>
            </w:pPr>
            <w:r w:rsidRPr="00C21DEA">
              <w:rPr>
                <w:sz w:val="18"/>
                <w:szCs w:val="18"/>
              </w:rPr>
              <w:t>Architecture in design review, feedback by prof has nothing critical related to hardware wiring</w:t>
            </w:r>
          </w:p>
        </w:tc>
        <w:tc>
          <w:tcPr>
            <w:tcW w:w="2081" w:type="pct"/>
            <w:hideMark/>
          </w:tcPr>
          <w:p w14:paraId="583A461D" w14:textId="5A15E3C4" w:rsidR="004E5FAF" w:rsidRPr="00C21DEA" w:rsidRDefault="0B95D0C4">
            <w:pPr>
              <w:rPr>
                <w:sz w:val="18"/>
                <w:szCs w:val="18"/>
              </w:rPr>
            </w:pPr>
            <w:r w:rsidRPr="00C21DEA">
              <w:rPr>
                <w:sz w:val="18"/>
                <w:szCs w:val="18"/>
              </w:rPr>
              <w:t>Wiring not yet verified on the car</w:t>
            </w:r>
          </w:p>
        </w:tc>
      </w:tr>
      <w:tr w:rsidR="004E5FAF" w14:paraId="0377C785" w14:textId="77777777" w:rsidTr="00343C81">
        <w:tc>
          <w:tcPr>
            <w:tcW w:w="871" w:type="pct"/>
            <w:hideMark/>
          </w:tcPr>
          <w:p w14:paraId="064EBC52" w14:textId="77777777" w:rsidR="004E5FAF" w:rsidRPr="00C21DEA" w:rsidRDefault="004E5FAF">
            <w:pPr>
              <w:rPr>
                <w:sz w:val="18"/>
                <w:szCs w:val="18"/>
              </w:rPr>
            </w:pPr>
            <w:r w:rsidRPr="00C21DEA">
              <w:rPr>
                <w:sz w:val="18"/>
                <w:szCs w:val="18"/>
              </w:rPr>
              <w:t>RTOS task ownership clear</w:t>
            </w:r>
          </w:p>
        </w:tc>
        <w:tc>
          <w:tcPr>
            <w:tcW w:w="410" w:type="pct"/>
            <w:hideMark/>
          </w:tcPr>
          <w:p w14:paraId="159B4E4A" w14:textId="5CC9BC53" w:rsidR="004E5FAF" w:rsidRPr="00C21DEA" w:rsidRDefault="00B242B8">
            <w:pPr>
              <w:rPr>
                <w:sz w:val="18"/>
                <w:szCs w:val="18"/>
              </w:rPr>
            </w:pPr>
            <w:r w:rsidRPr="00B242B8">
              <w:rPr>
                <w:sz w:val="18"/>
                <w:szCs w:val="18"/>
                <w:highlight w:val="green"/>
              </w:rPr>
              <w:t>Green</w:t>
            </w:r>
          </w:p>
        </w:tc>
        <w:tc>
          <w:tcPr>
            <w:tcW w:w="1638" w:type="pct"/>
            <w:hideMark/>
          </w:tcPr>
          <w:p w14:paraId="02171EB7" w14:textId="1589990F" w:rsidR="004E5FAF" w:rsidRPr="00C21DEA" w:rsidRDefault="009972C7">
            <w:pPr>
              <w:rPr>
                <w:sz w:val="18"/>
                <w:szCs w:val="18"/>
              </w:rPr>
            </w:pPr>
            <w:r w:rsidRPr="009972C7">
              <w:rPr>
                <w:sz w:val="18"/>
                <w:szCs w:val="18"/>
              </w:rPr>
              <w:t>Week 6 Section 3 identifies task owners. Version B assigns operating-mode ownership to Buddy 2</w:t>
            </w:r>
          </w:p>
        </w:tc>
        <w:tc>
          <w:tcPr>
            <w:tcW w:w="2081" w:type="pct"/>
            <w:hideMark/>
          </w:tcPr>
          <w:p w14:paraId="4C01FDF0" w14:textId="4E732C9D" w:rsidR="004E5FAF" w:rsidRPr="00C21DEA" w:rsidRDefault="009972C7">
            <w:pPr>
              <w:rPr>
                <w:sz w:val="18"/>
                <w:szCs w:val="18"/>
              </w:rPr>
            </w:pPr>
            <w:r w:rsidRPr="009972C7">
              <w:rPr>
                <w:sz w:val="18"/>
                <w:szCs w:val="18"/>
              </w:rPr>
              <w:t>Shared operating-state updates and transitions still require implementation and testing</w:t>
            </w:r>
          </w:p>
        </w:tc>
      </w:tr>
      <w:tr w:rsidR="004E5FAF" w14:paraId="125E82CD" w14:textId="77777777" w:rsidTr="00343C81">
        <w:tc>
          <w:tcPr>
            <w:tcW w:w="871" w:type="pct"/>
            <w:hideMark/>
          </w:tcPr>
          <w:p w14:paraId="252DEFF1" w14:textId="77777777" w:rsidR="004E5FAF" w:rsidRPr="00C21DEA" w:rsidRDefault="004E5FAF">
            <w:pPr>
              <w:rPr>
                <w:sz w:val="18"/>
                <w:szCs w:val="18"/>
              </w:rPr>
            </w:pPr>
            <w:r w:rsidRPr="00C21DEA">
              <w:rPr>
                <w:sz w:val="18"/>
                <w:szCs w:val="18"/>
              </w:rPr>
              <w:t>Shared resources identified</w:t>
            </w:r>
          </w:p>
        </w:tc>
        <w:tc>
          <w:tcPr>
            <w:tcW w:w="410" w:type="pct"/>
            <w:hideMark/>
          </w:tcPr>
          <w:p w14:paraId="6E5AB3FC" w14:textId="28C8DD2A" w:rsidR="004E5FAF" w:rsidRPr="00C21DEA" w:rsidRDefault="00B242B8">
            <w:pPr>
              <w:rPr>
                <w:sz w:val="18"/>
                <w:szCs w:val="18"/>
              </w:rPr>
            </w:pPr>
            <w:r w:rsidRPr="00B242B8">
              <w:rPr>
                <w:sz w:val="18"/>
                <w:szCs w:val="18"/>
                <w:highlight w:val="yellow"/>
              </w:rPr>
              <w:t>Amber</w:t>
            </w:r>
          </w:p>
        </w:tc>
        <w:tc>
          <w:tcPr>
            <w:tcW w:w="1638" w:type="pct"/>
            <w:hideMark/>
          </w:tcPr>
          <w:p w14:paraId="28B7B6AC" w14:textId="65E53187" w:rsidR="004E5FAF" w:rsidRPr="00C21DEA" w:rsidRDefault="00F9784C">
            <w:pPr>
              <w:rPr>
                <w:sz w:val="18"/>
                <w:szCs w:val="18"/>
              </w:rPr>
            </w:pPr>
            <w:r w:rsidRPr="00F9784C">
              <w:rPr>
                <w:sz w:val="18"/>
                <w:szCs w:val="18"/>
              </w:rPr>
              <w:t>Version A includes a shared resource allocation matrix covering command queues, interrupts, telemetry, CPU scheduling and sensor data.</w:t>
            </w:r>
          </w:p>
        </w:tc>
        <w:tc>
          <w:tcPr>
            <w:tcW w:w="2081" w:type="pct"/>
            <w:hideMark/>
          </w:tcPr>
          <w:p w14:paraId="2AE79C28" w14:textId="0CDCD48B" w:rsidR="004E5FAF" w:rsidRPr="00C21DEA" w:rsidRDefault="00B242B8">
            <w:pPr>
              <w:rPr>
                <w:sz w:val="18"/>
                <w:szCs w:val="18"/>
              </w:rPr>
            </w:pPr>
            <w:r w:rsidRPr="00B242B8">
              <w:rPr>
                <w:sz w:val="18"/>
                <w:szCs w:val="18"/>
              </w:rPr>
              <w:t>Queue capacity, packed-data synchronization and command arbitration remain untested or insufficiently specified</w:t>
            </w:r>
          </w:p>
        </w:tc>
      </w:tr>
      <w:tr w:rsidR="004E5FAF" w14:paraId="6F40C7EB" w14:textId="77777777" w:rsidTr="00343C81">
        <w:tc>
          <w:tcPr>
            <w:tcW w:w="871" w:type="pct"/>
            <w:hideMark/>
          </w:tcPr>
          <w:p w14:paraId="4ECCA4E6" w14:textId="77777777" w:rsidR="004E5FAF" w:rsidRPr="00C21DEA" w:rsidRDefault="004E5FAF">
            <w:pPr>
              <w:rPr>
                <w:sz w:val="18"/>
                <w:szCs w:val="18"/>
              </w:rPr>
            </w:pPr>
            <w:r w:rsidRPr="00C21DEA">
              <w:rPr>
                <w:sz w:val="18"/>
                <w:szCs w:val="18"/>
              </w:rPr>
              <w:t>Critical statecharts implementable</w:t>
            </w:r>
          </w:p>
        </w:tc>
        <w:tc>
          <w:tcPr>
            <w:tcW w:w="410" w:type="pct"/>
            <w:hideMark/>
          </w:tcPr>
          <w:p w14:paraId="1BDEEEC3" w14:textId="05596EBB" w:rsidR="004E5FAF" w:rsidRPr="00C21DEA" w:rsidRDefault="004E5FAF">
            <w:pPr>
              <w:rPr>
                <w:sz w:val="18"/>
                <w:szCs w:val="18"/>
              </w:rPr>
            </w:pPr>
            <w:r w:rsidRPr="00C21DEA">
              <w:rPr>
                <w:sz w:val="18"/>
                <w:szCs w:val="18"/>
                <w:highlight w:val="yellow"/>
              </w:rPr>
              <w:t>Amber</w:t>
            </w:r>
            <w:r w:rsidRPr="00C21DEA">
              <w:rPr>
                <w:sz w:val="18"/>
                <w:szCs w:val="18"/>
              </w:rPr>
              <w:t xml:space="preserve"> </w:t>
            </w:r>
          </w:p>
        </w:tc>
        <w:tc>
          <w:tcPr>
            <w:tcW w:w="1638" w:type="pct"/>
            <w:hideMark/>
          </w:tcPr>
          <w:p w14:paraId="527A7532" w14:textId="31A50A92" w:rsidR="004E5FAF" w:rsidRPr="00C21DEA" w:rsidRDefault="00A04F9B">
            <w:pPr>
              <w:rPr>
                <w:sz w:val="18"/>
                <w:szCs w:val="18"/>
              </w:rPr>
            </w:pPr>
            <w:r w:rsidRPr="00A04F9B">
              <w:rPr>
                <w:sz w:val="18"/>
                <w:szCs w:val="18"/>
              </w:rPr>
              <w:t>Week 6 Sections 5–6 provide system-level and subsystem statecharts. Version B defines additional interface and ownership decisions.</w:t>
            </w:r>
          </w:p>
        </w:tc>
        <w:tc>
          <w:tcPr>
            <w:tcW w:w="2081" w:type="pct"/>
            <w:hideMark/>
          </w:tcPr>
          <w:p w14:paraId="3EEEEE82" w14:textId="436438C3" w:rsidR="004E5FAF" w:rsidRPr="00C21DEA" w:rsidRDefault="00A04F9B">
            <w:pPr>
              <w:rPr>
                <w:sz w:val="18"/>
                <w:szCs w:val="18"/>
              </w:rPr>
            </w:pPr>
            <w:r w:rsidRPr="00A04F9B">
              <w:rPr>
                <w:sz w:val="18"/>
                <w:szCs w:val="18"/>
              </w:rPr>
              <w:t>Ready/Wait-for-Start, Mission Complete, obstacle detection during turning and fault clearing remain unspecified</w:t>
            </w:r>
          </w:p>
        </w:tc>
      </w:tr>
      <w:tr w:rsidR="004E5FAF" w14:paraId="673F75AC" w14:textId="77777777" w:rsidTr="00343C81">
        <w:tc>
          <w:tcPr>
            <w:tcW w:w="871" w:type="pct"/>
            <w:hideMark/>
          </w:tcPr>
          <w:p w14:paraId="23426248" w14:textId="77777777" w:rsidR="004E5FAF" w:rsidRPr="00C21DEA" w:rsidRDefault="004E5FAF">
            <w:pPr>
              <w:rPr>
                <w:sz w:val="18"/>
                <w:szCs w:val="18"/>
              </w:rPr>
            </w:pPr>
            <w:r w:rsidRPr="00C21DEA">
              <w:rPr>
                <w:sz w:val="18"/>
                <w:szCs w:val="18"/>
              </w:rPr>
              <w:t>Safety or fault handling defined</w:t>
            </w:r>
          </w:p>
        </w:tc>
        <w:tc>
          <w:tcPr>
            <w:tcW w:w="410" w:type="pct"/>
            <w:hideMark/>
          </w:tcPr>
          <w:p w14:paraId="44C12AD0" w14:textId="6FD3E9B1" w:rsidR="004E5FAF" w:rsidRPr="00C21DEA" w:rsidRDefault="00A47E95">
            <w:pPr>
              <w:rPr>
                <w:sz w:val="18"/>
                <w:szCs w:val="18"/>
              </w:rPr>
            </w:pPr>
            <w:r w:rsidRPr="00A47E95">
              <w:rPr>
                <w:sz w:val="18"/>
                <w:szCs w:val="18"/>
                <w:highlight w:val="red"/>
              </w:rPr>
              <w:t>Red</w:t>
            </w:r>
          </w:p>
        </w:tc>
        <w:tc>
          <w:tcPr>
            <w:tcW w:w="1638" w:type="pct"/>
            <w:hideMark/>
          </w:tcPr>
          <w:p w14:paraId="4194526B" w14:textId="210DA24E" w:rsidR="004E5FAF" w:rsidRPr="00C21DEA" w:rsidRDefault="00A47E95">
            <w:pPr>
              <w:rPr>
                <w:sz w:val="18"/>
                <w:szCs w:val="18"/>
              </w:rPr>
            </w:pPr>
            <w:r w:rsidRPr="00A47E95">
              <w:rPr>
                <w:sz w:val="18"/>
                <w:szCs w:val="18"/>
              </w:rPr>
              <w:t>Week 6 FR12/FR15 define Safe Stop and invalid-data handling. The Motion Control interface establishes safety-command precedence.</w:t>
            </w:r>
          </w:p>
        </w:tc>
        <w:tc>
          <w:tcPr>
            <w:tcW w:w="2081" w:type="pct"/>
            <w:hideMark/>
          </w:tcPr>
          <w:p w14:paraId="722A9913" w14:textId="357199FD" w:rsidR="004E5FAF" w:rsidRPr="00C21DEA" w:rsidRDefault="00A47E95">
            <w:pPr>
              <w:rPr>
                <w:sz w:val="18"/>
                <w:szCs w:val="18"/>
              </w:rPr>
            </w:pPr>
            <w:r w:rsidRPr="00A47E95">
              <w:rPr>
                <w:sz w:val="18"/>
                <w:szCs w:val="18"/>
              </w:rPr>
              <w:t xml:space="preserve">Shared fault-mask handling, collision response, fault clearing and recovery rules </w:t>
            </w:r>
            <w:r>
              <w:rPr>
                <w:sz w:val="18"/>
                <w:szCs w:val="18"/>
              </w:rPr>
              <w:t>not finalized.</w:t>
            </w:r>
          </w:p>
        </w:tc>
      </w:tr>
      <w:tr w:rsidR="004E5FAF" w14:paraId="49A31D8D" w14:textId="77777777" w:rsidTr="00343C81">
        <w:tc>
          <w:tcPr>
            <w:tcW w:w="871" w:type="pct"/>
            <w:hideMark/>
          </w:tcPr>
          <w:p w14:paraId="0892266C" w14:textId="77777777" w:rsidR="004E5FAF" w:rsidRPr="00C21DEA" w:rsidRDefault="004E5FAF">
            <w:pPr>
              <w:rPr>
                <w:sz w:val="18"/>
                <w:szCs w:val="18"/>
              </w:rPr>
            </w:pPr>
            <w:r w:rsidRPr="00C21DEA">
              <w:rPr>
                <w:sz w:val="18"/>
                <w:szCs w:val="18"/>
              </w:rPr>
              <w:t>Week 10 partial integration feasible</w:t>
            </w:r>
          </w:p>
        </w:tc>
        <w:tc>
          <w:tcPr>
            <w:tcW w:w="410" w:type="pct"/>
            <w:hideMark/>
          </w:tcPr>
          <w:p w14:paraId="69D8B607" w14:textId="067BB109" w:rsidR="004E5FAF" w:rsidRPr="00C21DEA" w:rsidRDefault="004E5FAF">
            <w:pPr>
              <w:rPr>
                <w:sz w:val="18"/>
                <w:szCs w:val="18"/>
              </w:rPr>
            </w:pPr>
            <w:r w:rsidRPr="00C21DEA">
              <w:rPr>
                <w:sz w:val="18"/>
                <w:szCs w:val="18"/>
                <w:highlight w:val="yellow"/>
              </w:rPr>
              <w:t>Amber</w:t>
            </w:r>
            <w:r w:rsidRPr="00C21DEA">
              <w:rPr>
                <w:sz w:val="18"/>
                <w:szCs w:val="18"/>
              </w:rPr>
              <w:t xml:space="preserve"> </w:t>
            </w:r>
          </w:p>
        </w:tc>
        <w:tc>
          <w:tcPr>
            <w:tcW w:w="1638" w:type="pct"/>
            <w:hideMark/>
          </w:tcPr>
          <w:p w14:paraId="39CC1E9C" w14:textId="2C9707AA" w:rsidR="004E5FAF" w:rsidRPr="00C21DEA" w:rsidRDefault="00A47E95">
            <w:pPr>
              <w:rPr>
                <w:sz w:val="18"/>
                <w:szCs w:val="18"/>
              </w:rPr>
            </w:pPr>
            <w:r w:rsidRPr="00A47E95">
              <w:rPr>
                <w:sz w:val="18"/>
                <w:szCs w:val="18"/>
              </w:rPr>
              <w:t>Responsibilities, architecture, interfaces and proposed cross-subsystem tests are documented.</w:t>
            </w:r>
          </w:p>
        </w:tc>
        <w:tc>
          <w:tcPr>
            <w:tcW w:w="2081" w:type="pct"/>
            <w:hideMark/>
          </w:tcPr>
          <w:p w14:paraId="66BF0802" w14:textId="431DDB4E" w:rsidR="004E5FAF" w:rsidRPr="00C21DEA" w:rsidRDefault="00A04F9B">
            <w:pPr>
              <w:rPr>
                <w:sz w:val="18"/>
                <w:szCs w:val="18"/>
              </w:rPr>
            </w:pPr>
            <w:r w:rsidRPr="00A04F9B">
              <w:rPr>
                <w:sz w:val="18"/>
                <w:szCs w:val="18"/>
              </w:rPr>
              <w:t xml:space="preserve">Hardware verification, binary interfaces, timing, data integrity and actual integration </w:t>
            </w:r>
            <w:r>
              <w:rPr>
                <w:sz w:val="18"/>
                <w:szCs w:val="18"/>
              </w:rPr>
              <w:t>yet to be tested</w:t>
            </w:r>
          </w:p>
        </w:tc>
      </w:tr>
    </w:tbl>
    <w:p w14:paraId="43C5EAD5" w14:textId="77777777" w:rsidR="004E5FAF" w:rsidRDefault="004E5FAF">
      <w:pPr>
        <w:rPr>
          <w:kern w:val="2"/>
          <w:szCs w:val="20"/>
          <w:lang w:val="en-SG" w:eastAsia="en-SG"/>
          <w14:ligatures w14:val="standardContextual"/>
        </w:rPr>
      </w:pPr>
    </w:p>
    <w:p w14:paraId="27CA6AA0" w14:textId="77777777" w:rsidR="00BE09C9" w:rsidRDefault="00B409F7">
      <w:r>
        <w:rPr>
          <w:b/>
        </w:rPr>
        <w:t>Updated readiness position before the Week 10 partial integration demo:</w:t>
      </w:r>
    </w:p>
    <w:p w14:paraId="5B4E608F" w14:textId="15C86ABB" w:rsidR="00622936" w:rsidRDefault="00622936" w:rsidP="00622936">
      <w:r>
        <w:t>The team has established the overall system architecture, with defined subsystem responsibilities, RTOS tasks, hardware pin mappings, task interactions, and statecharts from the Week 6 Design Review. These provide a foundation for Week 10 partial integration.</w:t>
      </w:r>
    </w:p>
    <w:p w14:paraId="3C94CAE8" w14:textId="26F59212" w:rsidR="00622936" w:rsidRDefault="00622936" w:rsidP="00622936">
      <w:r>
        <w:t>However, the new minimum-bit data representation requirement introduces additional implementation work across all five subsystems, including motion control, line and barcode sensing, IMU monitoring, obstacle handling, and MQTT communication. The team must define compact data structures, standardise inter-task message formats, and ensure safe access to shared packed data without compromising measurement precision, system functionality, or real-time performance.</w:t>
      </w:r>
    </w:p>
    <w:p w14:paraId="03B3C448" w14:textId="4CCFCFC1" w:rsidR="001C54A0" w:rsidRPr="00622936" w:rsidRDefault="00622936" w:rsidP="00622936">
      <w:r>
        <w:t xml:space="preserve">Before Week 10, the team will prioritise implementing the agreed data representations, verifying hardware connections, establishing compatible subsystem interfaces, and conducting initial cross-subsystem integration tests. Remaining uncertainties include RAM usage, message-size reductions, task scheduling, data integrity, and fault-handling performance, which require further validation. Overall, the project is partially ready for integration, with key architectural decisions established but implementation and testing still in progress. </w:t>
      </w:r>
    </w:p>
    <w:p w14:paraId="5514A2FD" w14:textId="7795135A" w:rsidR="00BE09C9" w:rsidRDefault="00B409F7" w:rsidP="008210A0">
      <w:pPr>
        <w:pStyle w:val="Heading1"/>
      </w:pPr>
      <w:r>
        <w:rPr>
          <w:rFonts w:ascii="Aptos Display" w:hAnsi="Aptos Display"/>
          <w:color w:val="1F4E79"/>
        </w:rPr>
        <w:t>Version C: Final AI-Vetted Gap Check</w:t>
      </w:r>
    </w:p>
    <w:tbl>
      <w:tblPr>
        <w:tblW w:w="0" w:type="auto"/>
        <w:jc w:val="center"/>
        <w:tblLook w:val="04A0" w:firstRow="1" w:lastRow="0" w:firstColumn="1" w:lastColumn="0" w:noHBand="0" w:noVBand="1"/>
      </w:tblPr>
      <w:tblGrid>
        <w:gridCol w:w="10166"/>
      </w:tblGrid>
      <w:tr w:rsidR="00BE09C9" w14:paraId="74B82420" w14:textId="77777777">
        <w:trPr>
          <w:jc w:val="center"/>
        </w:trPr>
        <w:tc>
          <w:tcPr>
            <w:tcW w:w="10166" w:type="dxa"/>
            <w:shd w:val="clear" w:color="auto" w:fill="E2F0D9"/>
          </w:tcPr>
          <w:p w14:paraId="13BDA026" w14:textId="77777777" w:rsidR="00BE09C9" w:rsidRDefault="00B409F7">
            <w:r>
              <w:rPr>
                <w:b/>
                <w:color w:val="1F4E79"/>
              </w:rPr>
              <w:t>Instructions</w:t>
            </w:r>
          </w:p>
          <w:p w14:paraId="6CB59C48" w14:textId="77777777" w:rsidR="00BE09C9" w:rsidRDefault="00B409F7">
            <w:pPr>
              <w:spacing w:after="20"/>
              <w:ind w:left="216"/>
            </w:pPr>
            <w:r>
              <w:rPr>
                <w:b/>
                <w:sz w:val="18"/>
              </w:rPr>
              <w:t xml:space="preserve">• </w:t>
            </w:r>
            <w:r>
              <w:rPr>
                <w:sz w:val="18"/>
              </w:rPr>
              <w:t>After the live discussion, give the updated Version B content to AI and ask AI to act as a strict embedded systems reviewer.</w:t>
            </w:r>
          </w:p>
          <w:p w14:paraId="0E396521" w14:textId="77777777" w:rsidR="00BE09C9" w:rsidRDefault="00B409F7">
            <w:pPr>
              <w:spacing w:after="20"/>
              <w:ind w:left="216"/>
            </w:pPr>
            <w:r>
              <w:rPr>
                <w:b/>
                <w:sz w:val="18"/>
              </w:rPr>
              <w:t xml:space="preserve">• </w:t>
            </w:r>
            <w:r>
              <w:rPr>
                <w:sz w:val="18"/>
              </w:rPr>
              <w:t>Ask AI to identify missing assumptions, weak evidence, unclear interfaces, untested failure modes, and resource conflicts.</w:t>
            </w:r>
          </w:p>
          <w:p w14:paraId="4AE956EA" w14:textId="77777777" w:rsidR="00BE09C9" w:rsidRDefault="00B409F7">
            <w:pPr>
              <w:spacing w:after="20"/>
              <w:ind w:left="216"/>
            </w:pPr>
            <w:r>
              <w:rPr>
                <w:b/>
                <w:sz w:val="18"/>
              </w:rPr>
              <w:t xml:space="preserve">• </w:t>
            </w:r>
            <w:r>
              <w:rPr>
                <w:sz w:val="18"/>
              </w:rPr>
              <w:t>For every AI-identified gap, decide whether to fix, reject, or defer it, and explain why.</w:t>
            </w:r>
          </w:p>
        </w:tc>
      </w:tr>
    </w:tbl>
    <w:p w14:paraId="574EC6A6" w14:textId="77777777" w:rsidR="00BE09C9" w:rsidRDefault="00BE09C9"/>
    <w:tbl>
      <w:tblPr>
        <w:tblStyle w:val="TableGrid"/>
        <w:tblW w:w="0" w:type="auto"/>
        <w:jc w:val="center"/>
        <w:tblLook w:val="04A0" w:firstRow="1" w:lastRow="0" w:firstColumn="1" w:lastColumn="0" w:noHBand="0" w:noVBand="1"/>
      </w:tblPr>
      <w:tblGrid>
        <w:gridCol w:w="9504"/>
      </w:tblGrid>
      <w:tr w:rsidR="00A033FF" w14:paraId="2F6E6081" w14:textId="77777777" w:rsidTr="00601700">
        <w:trPr>
          <w:jc w:val="center"/>
        </w:trPr>
        <w:tc>
          <w:tcPr>
            <w:tcW w:w="9504" w:type="dxa"/>
            <w:shd w:val="clear" w:color="auto" w:fill="1F4E79"/>
            <w:vAlign w:val="center"/>
          </w:tcPr>
          <w:p w14:paraId="04C5B2F0" w14:textId="4D847B9A" w:rsidR="00A033FF" w:rsidRDefault="00A033FF">
            <w:r>
              <w:rPr>
                <w:b/>
                <w:color w:val="FFFFFF"/>
                <w:sz w:val="18"/>
              </w:rPr>
              <w:t>AI reviewer prompt used</w:t>
            </w:r>
          </w:p>
        </w:tc>
      </w:tr>
      <w:tr w:rsidR="00A033FF" w14:paraId="3EB132F5" w14:textId="77777777" w:rsidTr="00177FB3">
        <w:trPr>
          <w:jc w:val="center"/>
        </w:trPr>
        <w:tc>
          <w:tcPr>
            <w:tcW w:w="9504" w:type="dxa"/>
            <w:vAlign w:val="center"/>
          </w:tcPr>
          <w:p w14:paraId="7A4F7F08" w14:textId="7DFC9738" w:rsidR="00A033FF" w:rsidRPr="00D32DA1" w:rsidRDefault="00A033FF" w:rsidP="00D32DA1">
            <w:pPr>
              <w:rPr>
                <w:sz w:val="18"/>
                <w:szCs w:val="18"/>
              </w:rPr>
            </w:pPr>
            <w:r w:rsidRPr="00D32DA1">
              <w:rPr>
                <w:sz w:val="18"/>
                <w:szCs w:val="18"/>
              </w:rPr>
              <w:lastRenderedPageBreak/>
              <w:t>Act as a strict embedded systems architecture reviewer for our INF2004 Tribunal 1 project.</w:t>
            </w:r>
            <w:r>
              <w:rPr>
                <w:sz w:val="18"/>
                <w:szCs w:val="18"/>
              </w:rPr>
              <w:t xml:space="preserve"> </w:t>
            </w:r>
            <w:r w:rsidRPr="00D32DA1">
              <w:rPr>
                <w:sz w:val="18"/>
                <w:szCs w:val="18"/>
              </w:rPr>
              <w:t>Review our updated Version B decisions against the Week 6 architecture and the new injected constraint:</w:t>
            </w:r>
            <w:r>
              <w:rPr>
                <w:sz w:val="18"/>
                <w:szCs w:val="18"/>
              </w:rPr>
              <w:t xml:space="preserve"> </w:t>
            </w:r>
            <w:r w:rsidRPr="00D32DA1">
              <w:rPr>
                <w:sz w:val="18"/>
                <w:szCs w:val="18"/>
              </w:rPr>
              <w:t>"The robot car firmware must minimize the number of bits used to represent application data."</w:t>
            </w:r>
          </w:p>
          <w:p w14:paraId="56C95C40" w14:textId="77777777" w:rsidR="00A033FF" w:rsidRPr="00D32DA1" w:rsidRDefault="00A033FF" w:rsidP="00D32DA1">
            <w:pPr>
              <w:rPr>
                <w:sz w:val="18"/>
                <w:szCs w:val="18"/>
              </w:rPr>
            </w:pPr>
          </w:p>
          <w:p w14:paraId="3BF09FC4" w14:textId="689D0628" w:rsidR="00A033FF" w:rsidRPr="00D32DA1" w:rsidRDefault="00A033FF" w:rsidP="00D32DA1">
            <w:pPr>
              <w:rPr>
                <w:sz w:val="18"/>
                <w:szCs w:val="18"/>
              </w:rPr>
            </w:pPr>
            <w:r w:rsidRPr="00D32DA1">
              <w:rPr>
                <w:sz w:val="18"/>
                <w:szCs w:val="18"/>
              </w:rPr>
              <w:t>Our project uses a Raspberry Pi Pico-based robot car with micro-T-Kernel, involving five subsystems:</w:t>
            </w:r>
          </w:p>
          <w:p w14:paraId="192DE4AB" w14:textId="77777777" w:rsidR="00A033FF" w:rsidRPr="00D32DA1" w:rsidRDefault="00A033FF" w:rsidP="00D32DA1">
            <w:pPr>
              <w:rPr>
                <w:sz w:val="18"/>
                <w:szCs w:val="18"/>
              </w:rPr>
            </w:pPr>
            <w:r w:rsidRPr="00D32DA1">
              <w:rPr>
                <w:sz w:val="18"/>
                <w:szCs w:val="18"/>
              </w:rPr>
              <w:t>- Buddy 1: WiFi, MQTT and telemetry.</w:t>
            </w:r>
          </w:p>
          <w:p w14:paraId="10AA2C05" w14:textId="77777777" w:rsidR="00A033FF" w:rsidRPr="00D32DA1" w:rsidRDefault="00A033FF" w:rsidP="00D32DA1">
            <w:pPr>
              <w:rPr>
                <w:sz w:val="18"/>
                <w:szCs w:val="18"/>
              </w:rPr>
            </w:pPr>
            <w:r w:rsidRPr="00D32DA1">
              <w:rPr>
                <w:sz w:val="18"/>
                <w:szCs w:val="18"/>
              </w:rPr>
              <w:t>- Buddy 2: Motion Control, motors, PID and encoders.</w:t>
            </w:r>
          </w:p>
          <w:p w14:paraId="6B67829F" w14:textId="77777777" w:rsidR="00A033FF" w:rsidRPr="00D32DA1" w:rsidRDefault="00A033FF" w:rsidP="00D32DA1">
            <w:pPr>
              <w:rPr>
                <w:sz w:val="18"/>
                <w:szCs w:val="18"/>
              </w:rPr>
            </w:pPr>
            <w:r w:rsidRPr="00D32DA1">
              <w:rPr>
                <w:sz w:val="18"/>
                <w:szCs w:val="18"/>
              </w:rPr>
              <w:t>- Buddy 3: IR sensors, line following and barcode decoding.</w:t>
            </w:r>
          </w:p>
          <w:p w14:paraId="7D0B008C" w14:textId="77777777" w:rsidR="00A033FF" w:rsidRPr="00D32DA1" w:rsidRDefault="00A033FF" w:rsidP="00D32DA1">
            <w:pPr>
              <w:rPr>
                <w:sz w:val="18"/>
                <w:szCs w:val="18"/>
              </w:rPr>
            </w:pPr>
            <w:r w:rsidRPr="00D32DA1">
              <w:rPr>
                <w:sz w:val="18"/>
                <w:szCs w:val="18"/>
              </w:rPr>
              <w:t>- Buddy 4: IMU monitoring and hump/terrain analysis.</w:t>
            </w:r>
          </w:p>
          <w:p w14:paraId="2A21058E" w14:textId="77777777" w:rsidR="00A033FF" w:rsidRPr="00D32DA1" w:rsidRDefault="00A033FF" w:rsidP="00D32DA1">
            <w:pPr>
              <w:rPr>
                <w:sz w:val="18"/>
                <w:szCs w:val="18"/>
              </w:rPr>
            </w:pPr>
            <w:r w:rsidRPr="00D32DA1">
              <w:rPr>
                <w:sz w:val="18"/>
                <w:szCs w:val="18"/>
              </w:rPr>
              <w:t>- Buddy 5: Ultrasonic scanning, obstacle profiling and avoidance/recovery.</w:t>
            </w:r>
          </w:p>
          <w:p w14:paraId="4FDED474" w14:textId="77777777" w:rsidR="00A033FF" w:rsidRPr="00D32DA1" w:rsidRDefault="00A033FF" w:rsidP="00D32DA1">
            <w:pPr>
              <w:rPr>
                <w:sz w:val="18"/>
                <w:szCs w:val="18"/>
              </w:rPr>
            </w:pPr>
          </w:p>
          <w:p w14:paraId="1441E314" w14:textId="724EE82F" w:rsidR="00A033FF" w:rsidRPr="00A033FF" w:rsidRDefault="00A033FF" w:rsidP="00A033FF">
            <w:pPr>
              <w:rPr>
                <w:sz w:val="18"/>
                <w:szCs w:val="18"/>
              </w:rPr>
            </w:pPr>
            <w:r w:rsidRPr="00D32DA1">
              <w:rPr>
                <w:sz w:val="18"/>
                <w:szCs w:val="18"/>
              </w:rPr>
              <w:t>Review the team's decisions to retain subsystem task separation while implementing compact binary representations and packed inter-task messages.</w:t>
            </w:r>
            <w:r>
              <w:rPr>
                <w:sz w:val="18"/>
                <w:szCs w:val="18"/>
              </w:rPr>
              <w:t xml:space="preserve"> </w:t>
            </w:r>
            <w:r w:rsidRPr="00D32DA1">
              <w:rPr>
                <w:sz w:val="18"/>
                <w:szCs w:val="18"/>
              </w:rPr>
              <w:t>Identify</w:t>
            </w:r>
            <w:r>
              <w:rPr>
                <w:sz w:val="18"/>
                <w:szCs w:val="18"/>
              </w:rPr>
              <w:t xml:space="preserve"> the gaps in the report.</w:t>
            </w:r>
            <w:r w:rsidR="00254810">
              <w:rPr>
                <w:sz w:val="18"/>
                <w:szCs w:val="18"/>
              </w:rPr>
              <w:t xml:space="preserve"> </w:t>
            </w:r>
            <w:r w:rsidRPr="00D32DA1">
              <w:rPr>
                <w:sz w:val="18"/>
                <w:szCs w:val="18"/>
              </w:rPr>
              <w:t>For each identified gap, explain its impact, severity, recommended mitigation, required evidence and responsible buddy.</w:t>
            </w:r>
            <w:r>
              <w:rPr>
                <w:sz w:val="18"/>
                <w:szCs w:val="18"/>
              </w:rPr>
              <w:t xml:space="preserve"> </w:t>
            </w:r>
            <w:r w:rsidRPr="00D32DA1">
              <w:rPr>
                <w:sz w:val="18"/>
                <w:szCs w:val="18"/>
              </w:rPr>
              <w:t>Distinguish between architectural decisions already agreed upon and assumptions still requiring physical testing. Do not assume implementation or test evidence exists if it has not been provided.</w:t>
            </w:r>
            <w:r>
              <w:rPr>
                <w:sz w:val="18"/>
                <w:szCs w:val="18"/>
              </w:rPr>
              <w:t xml:space="preserve"> </w:t>
            </w:r>
            <w:r w:rsidRPr="00D32DA1">
              <w:rPr>
                <w:sz w:val="18"/>
                <w:szCs w:val="18"/>
              </w:rPr>
              <w:t>Prioritize issues that could prevent safe and reliable Week 10 partial integration.</w:t>
            </w:r>
          </w:p>
        </w:tc>
      </w:tr>
    </w:tbl>
    <w:p w14:paraId="2EFCBFCA" w14:textId="77777777" w:rsidR="00BE09C9" w:rsidRDefault="00BE09C9"/>
    <w:tbl>
      <w:tblPr>
        <w:tblStyle w:val="TableGrid"/>
        <w:tblW w:w="0" w:type="auto"/>
        <w:jc w:val="center"/>
        <w:tblLook w:val="04A0" w:firstRow="1" w:lastRow="0" w:firstColumn="1" w:lastColumn="0" w:noHBand="0" w:noVBand="1"/>
      </w:tblPr>
      <w:tblGrid>
        <w:gridCol w:w="1610"/>
        <w:gridCol w:w="1701"/>
        <w:gridCol w:w="3119"/>
        <w:gridCol w:w="3270"/>
      </w:tblGrid>
      <w:tr w:rsidR="00BE09C9" w14:paraId="77B8CECC" w14:textId="77777777" w:rsidTr="00E562CB">
        <w:trPr>
          <w:jc w:val="center"/>
        </w:trPr>
        <w:tc>
          <w:tcPr>
            <w:tcW w:w="1610" w:type="dxa"/>
            <w:shd w:val="clear" w:color="auto" w:fill="1F4E79"/>
            <w:vAlign w:val="center"/>
          </w:tcPr>
          <w:p w14:paraId="3156799B" w14:textId="77777777" w:rsidR="00BE09C9" w:rsidRDefault="00B409F7">
            <w:r>
              <w:rPr>
                <w:b/>
                <w:color w:val="FFFFFF"/>
                <w:sz w:val="18"/>
              </w:rPr>
              <w:t>AI-identified gap</w:t>
            </w:r>
          </w:p>
        </w:tc>
        <w:tc>
          <w:tcPr>
            <w:tcW w:w="1701" w:type="dxa"/>
            <w:shd w:val="clear" w:color="auto" w:fill="1F4E79"/>
            <w:vAlign w:val="center"/>
          </w:tcPr>
          <w:p w14:paraId="5D840540" w14:textId="77777777" w:rsidR="00BE09C9" w:rsidRDefault="00B409F7">
            <w:r>
              <w:rPr>
                <w:b/>
                <w:color w:val="FFFFFF"/>
                <w:sz w:val="18"/>
              </w:rPr>
              <w:t>Team response</w:t>
            </w:r>
          </w:p>
        </w:tc>
        <w:tc>
          <w:tcPr>
            <w:tcW w:w="3119" w:type="dxa"/>
            <w:shd w:val="clear" w:color="auto" w:fill="1F4E79"/>
            <w:vAlign w:val="center"/>
          </w:tcPr>
          <w:p w14:paraId="2CCA4F34" w14:textId="77777777" w:rsidR="00BE09C9" w:rsidRDefault="00B409F7">
            <w:r>
              <w:rPr>
                <w:b/>
                <w:color w:val="FFFFFF"/>
                <w:sz w:val="18"/>
              </w:rPr>
              <w:t>Action taken</w:t>
            </w:r>
          </w:p>
        </w:tc>
        <w:tc>
          <w:tcPr>
            <w:tcW w:w="3270" w:type="dxa"/>
            <w:shd w:val="clear" w:color="auto" w:fill="1F4E79"/>
            <w:vAlign w:val="center"/>
          </w:tcPr>
          <w:p w14:paraId="684D4765" w14:textId="77777777" w:rsidR="00BE09C9" w:rsidRDefault="00B409F7">
            <w:r>
              <w:rPr>
                <w:b/>
                <w:color w:val="FFFFFF"/>
                <w:sz w:val="18"/>
              </w:rPr>
              <w:t>Evidence / reason</w:t>
            </w:r>
          </w:p>
        </w:tc>
      </w:tr>
      <w:tr w:rsidR="00E562CB" w:rsidRPr="00E562CB" w14:paraId="7E703809" w14:textId="77777777" w:rsidTr="00E562CB">
        <w:trPr>
          <w:jc w:val="center"/>
        </w:trPr>
        <w:tc>
          <w:tcPr>
            <w:tcW w:w="1610" w:type="dxa"/>
          </w:tcPr>
          <w:p w14:paraId="07E2518A" w14:textId="737BFF46" w:rsidR="00E562CB" w:rsidRPr="00E562CB" w:rsidRDefault="00E562CB" w:rsidP="00E562CB">
            <w:pPr>
              <w:rPr>
                <w:sz w:val="18"/>
                <w:szCs w:val="18"/>
              </w:rPr>
            </w:pPr>
            <w:r w:rsidRPr="00E562CB">
              <w:rPr>
                <w:sz w:val="18"/>
                <w:szCs w:val="18"/>
              </w:rPr>
              <w:t>Undefined binary field specifications</w:t>
            </w:r>
          </w:p>
        </w:tc>
        <w:tc>
          <w:tcPr>
            <w:tcW w:w="1701" w:type="dxa"/>
          </w:tcPr>
          <w:p w14:paraId="105EBE21" w14:textId="0E63939C" w:rsidR="00E562CB" w:rsidRPr="00E562CB" w:rsidRDefault="00E562CB" w:rsidP="00E562CB">
            <w:pPr>
              <w:rPr>
                <w:sz w:val="18"/>
                <w:szCs w:val="18"/>
              </w:rPr>
            </w:pPr>
            <w:r w:rsidRPr="00E562CB">
              <w:rPr>
                <w:sz w:val="18"/>
                <w:szCs w:val="18"/>
              </w:rPr>
              <w:t>Agree on exact representations across all buddies.</w:t>
            </w:r>
          </w:p>
        </w:tc>
        <w:tc>
          <w:tcPr>
            <w:tcW w:w="3119" w:type="dxa"/>
          </w:tcPr>
          <w:p w14:paraId="1DB0A4CC" w14:textId="5578FD20" w:rsidR="00E562CB" w:rsidRPr="00E562CB" w:rsidRDefault="00E562CB" w:rsidP="00E562CB">
            <w:pPr>
              <w:rPr>
                <w:sz w:val="18"/>
                <w:szCs w:val="18"/>
              </w:rPr>
            </w:pPr>
            <w:r w:rsidRPr="00E562CB">
              <w:rPr>
                <w:sz w:val="18"/>
                <w:szCs w:val="18"/>
              </w:rPr>
              <w:t>Create a shared data representation table specifying range, bits, units, scaling and invalid codes.</w:t>
            </w:r>
          </w:p>
        </w:tc>
        <w:tc>
          <w:tcPr>
            <w:tcW w:w="3270" w:type="dxa"/>
          </w:tcPr>
          <w:p w14:paraId="1CAEF16A" w14:textId="1D938626" w:rsidR="00E562CB" w:rsidRPr="00E562CB" w:rsidRDefault="00E562CB" w:rsidP="00E562CB">
            <w:pPr>
              <w:rPr>
                <w:sz w:val="18"/>
                <w:szCs w:val="18"/>
              </w:rPr>
            </w:pPr>
            <w:r w:rsidRPr="00E562CB">
              <w:rPr>
                <w:sz w:val="18"/>
                <w:szCs w:val="18"/>
              </w:rPr>
              <w:t>Version B proposes binary communication, but complete field specifications are absent.</w:t>
            </w:r>
          </w:p>
        </w:tc>
      </w:tr>
      <w:tr w:rsidR="00E562CB" w:rsidRPr="00E562CB" w14:paraId="03B6E8F6" w14:textId="77777777" w:rsidTr="00E562CB">
        <w:trPr>
          <w:jc w:val="center"/>
        </w:trPr>
        <w:tc>
          <w:tcPr>
            <w:tcW w:w="1610" w:type="dxa"/>
          </w:tcPr>
          <w:p w14:paraId="3222AAE1" w14:textId="52849B22" w:rsidR="00E562CB" w:rsidRPr="00E562CB" w:rsidRDefault="00E562CB" w:rsidP="00E562CB">
            <w:pPr>
              <w:rPr>
                <w:sz w:val="18"/>
                <w:szCs w:val="18"/>
              </w:rPr>
            </w:pPr>
            <w:r w:rsidRPr="00E562CB">
              <w:rPr>
                <w:sz w:val="18"/>
                <w:szCs w:val="18"/>
              </w:rPr>
              <w:t>Race conditions in shared packed data</w:t>
            </w:r>
          </w:p>
        </w:tc>
        <w:tc>
          <w:tcPr>
            <w:tcW w:w="1701" w:type="dxa"/>
          </w:tcPr>
          <w:p w14:paraId="77024C15" w14:textId="2BF3B160" w:rsidR="00E562CB" w:rsidRPr="00E562CB" w:rsidRDefault="00E562CB" w:rsidP="00E562CB">
            <w:pPr>
              <w:rPr>
                <w:sz w:val="18"/>
                <w:szCs w:val="18"/>
              </w:rPr>
            </w:pPr>
            <w:r w:rsidRPr="00E562CB">
              <w:rPr>
                <w:sz w:val="18"/>
                <w:szCs w:val="18"/>
              </w:rPr>
              <w:t>Synchronization is required.</w:t>
            </w:r>
          </w:p>
        </w:tc>
        <w:tc>
          <w:tcPr>
            <w:tcW w:w="3119" w:type="dxa"/>
          </w:tcPr>
          <w:p w14:paraId="2E2DB35F" w14:textId="3D15AAFB" w:rsidR="00E562CB" w:rsidRPr="00E562CB" w:rsidRDefault="00E562CB" w:rsidP="00E562CB">
            <w:pPr>
              <w:rPr>
                <w:sz w:val="18"/>
                <w:szCs w:val="18"/>
              </w:rPr>
            </w:pPr>
            <w:r w:rsidRPr="00E562CB">
              <w:rPr>
                <w:sz w:val="18"/>
                <w:szCs w:val="18"/>
              </w:rPr>
              <w:t>Define ownership, atomic access or appropriate locking for shared bitfields, ISR data and queues.</w:t>
            </w:r>
          </w:p>
        </w:tc>
        <w:tc>
          <w:tcPr>
            <w:tcW w:w="3270" w:type="dxa"/>
          </w:tcPr>
          <w:p w14:paraId="2A47132A" w14:textId="76C01CE3" w:rsidR="00E562CB" w:rsidRPr="00E562CB" w:rsidRDefault="00E562CB" w:rsidP="00E562CB">
            <w:pPr>
              <w:rPr>
                <w:sz w:val="18"/>
                <w:szCs w:val="18"/>
              </w:rPr>
            </w:pPr>
            <w:r w:rsidRPr="00E562CB">
              <w:rPr>
                <w:sz w:val="18"/>
                <w:szCs w:val="18"/>
              </w:rPr>
              <w:t>The injected requirement explicitly prohibits unsafe read-modify-write access to shared packed values.</w:t>
            </w:r>
          </w:p>
        </w:tc>
      </w:tr>
      <w:tr w:rsidR="00E562CB" w:rsidRPr="00E562CB" w14:paraId="2959F108" w14:textId="77777777" w:rsidTr="00E562CB">
        <w:trPr>
          <w:jc w:val="center"/>
        </w:trPr>
        <w:tc>
          <w:tcPr>
            <w:tcW w:w="1610" w:type="dxa"/>
          </w:tcPr>
          <w:p w14:paraId="1B13C969" w14:textId="56F7A7AD" w:rsidR="00E562CB" w:rsidRPr="00E562CB" w:rsidRDefault="00E562CB" w:rsidP="00E562CB">
            <w:pPr>
              <w:rPr>
                <w:sz w:val="18"/>
                <w:szCs w:val="18"/>
              </w:rPr>
            </w:pPr>
            <w:r w:rsidRPr="00E562CB">
              <w:rPr>
                <w:sz w:val="18"/>
                <w:szCs w:val="18"/>
              </w:rPr>
              <w:t>Loss of obstacle measurement precision</w:t>
            </w:r>
          </w:p>
        </w:tc>
        <w:tc>
          <w:tcPr>
            <w:tcW w:w="1701" w:type="dxa"/>
          </w:tcPr>
          <w:p w14:paraId="612282C8" w14:textId="05BCF867" w:rsidR="00E562CB" w:rsidRPr="00E562CB" w:rsidRDefault="00E562CB" w:rsidP="00E562CB">
            <w:pPr>
              <w:rPr>
                <w:sz w:val="18"/>
                <w:szCs w:val="18"/>
              </w:rPr>
            </w:pPr>
            <w:r w:rsidRPr="00E562CB">
              <w:rPr>
                <w:sz w:val="18"/>
                <w:szCs w:val="18"/>
              </w:rPr>
              <w:t>Preserve sufficient precision for safe avoidance.</w:t>
            </w:r>
          </w:p>
        </w:tc>
        <w:tc>
          <w:tcPr>
            <w:tcW w:w="3119" w:type="dxa"/>
          </w:tcPr>
          <w:p w14:paraId="040010FF" w14:textId="0EB87B94" w:rsidR="00E562CB" w:rsidRPr="00E562CB" w:rsidRDefault="00E562CB" w:rsidP="00E562CB">
            <w:pPr>
              <w:rPr>
                <w:sz w:val="18"/>
                <w:szCs w:val="18"/>
              </w:rPr>
            </w:pPr>
            <w:r w:rsidRPr="00E562CB">
              <w:rPr>
                <w:sz w:val="18"/>
                <w:szCs w:val="18"/>
              </w:rPr>
              <w:t>Buddy 5 will define acceptable measurement ranges and resolution, then verify packing, unpacking and obstacle profile accuracy.</w:t>
            </w:r>
          </w:p>
        </w:tc>
        <w:tc>
          <w:tcPr>
            <w:tcW w:w="3270" w:type="dxa"/>
          </w:tcPr>
          <w:p w14:paraId="1198AE0D" w14:textId="12FF8224" w:rsidR="00E562CB" w:rsidRPr="00E562CB" w:rsidRDefault="00E562CB" w:rsidP="00E562CB">
            <w:pPr>
              <w:rPr>
                <w:sz w:val="18"/>
                <w:szCs w:val="18"/>
              </w:rPr>
            </w:pPr>
            <w:r w:rsidRPr="00E562CB">
              <w:rPr>
                <w:sz w:val="18"/>
                <w:szCs w:val="18"/>
              </w:rPr>
              <w:t>Risk 4 identifies incorrect scaling or rounding as a possible cause of unsafe avoidance. Assumption A6 remains unvalidated.</w:t>
            </w:r>
          </w:p>
        </w:tc>
      </w:tr>
      <w:tr w:rsidR="00E562CB" w:rsidRPr="00E562CB" w14:paraId="4E3F561A" w14:textId="77777777" w:rsidTr="00E562CB">
        <w:trPr>
          <w:jc w:val="center"/>
        </w:trPr>
        <w:tc>
          <w:tcPr>
            <w:tcW w:w="1610" w:type="dxa"/>
          </w:tcPr>
          <w:p w14:paraId="7A807E3E" w14:textId="78340F35" w:rsidR="00E562CB" w:rsidRPr="00E562CB" w:rsidRDefault="00E562CB" w:rsidP="00E562CB">
            <w:pPr>
              <w:rPr>
                <w:sz w:val="18"/>
                <w:szCs w:val="18"/>
              </w:rPr>
            </w:pPr>
            <w:r w:rsidRPr="00E562CB">
              <w:rPr>
                <w:sz w:val="18"/>
                <w:szCs w:val="18"/>
              </w:rPr>
              <w:t>Incomplete shared fault handling</w:t>
            </w:r>
          </w:p>
        </w:tc>
        <w:tc>
          <w:tcPr>
            <w:tcW w:w="1701" w:type="dxa"/>
          </w:tcPr>
          <w:p w14:paraId="2E781586" w14:textId="67E6BFFB" w:rsidR="00E562CB" w:rsidRPr="00E562CB" w:rsidRDefault="00E562CB" w:rsidP="00E562CB">
            <w:pPr>
              <w:rPr>
                <w:sz w:val="18"/>
                <w:szCs w:val="18"/>
              </w:rPr>
            </w:pPr>
            <w:r w:rsidRPr="00E562CB">
              <w:rPr>
                <w:sz w:val="18"/>
                <w:szCs w:val="18"/>
              </w:rPr>
              <w:t>Define fault codes and response priority.</w:t>
            </w:r>
          </w:p>
        </w:tc>
        <w:tc>
          <w:tcPr>
            <w:tcW w:w="3119" w:type="dxa"/>
          </w:tcPr>
          <w:p w14:paraId="4FDE790A" w14:textId="0424B0A6" w:rsidR="00E562CB" w:rsidRPr="00E562CB" w:rsidRDefault="00E562CB" w:rsidP="00E562CB">
            <w:pPr>
              <w:rPr>
                <w:sz w:val="18"/>
                <w:szCs w:val="18"/>
              </w:rPr>
            </w:pPr>
            <w:r w:rsidRPr="00E562CB">
              <w:rPr>
                <w:sz w:val="18"/>
                <w:szCs w:val="18"/>
              </w:rPr>
              <w:t>Agree on fault-bit allocation, fault ownership, Safe Stop conditions and interactions between Buddies 2, 4 and 5.</w:t>
            </w:r>
          </w:p>
        </w:tc>
        <w:tc>
          <w:tcPr>
            <w:tcW w:w="3270" w:type="dxa"/>
          </w:tcPr>
          <w:p w14:paraId="24D659CA" w14:textId="0E99892E" w:rsidR="00E562CB" w:rsidRPr="00E562CB" w:rsidRDefault="00E562CB" w:rsidP="00E562CB">
            <w:pPr>
              <w:rPr>
                <w:sz w:val="18"/>
                <w:szCs w:val="18"/>
              </w:rPr>
            </w:pPr>
            <w:r w:rsidRPr="00E562CB">
              <w:rPr>
                <w:sz w:val="18"/>
                <w:szCs w:val="18"/>
              </w:rPr>
              <w:t>Version B states that collision responses and shared fault-mask handling are not finalized.</w:t>
            </w:r>
          </w:p>
        </w:tc>
      </w:tr>
      <w:tr w:rsidR="00E562CB" w:rsidRPr="00E562CB" w14:paraId="1CE3C347" w14:textId="77777777" w:rsidTr="00E562CB">
        <w:trPr>
          <w:jc w:val="center"/>
        </w:trPr>
        <w:tc>
          <w:tcPr>
            <w:tcW w:w="1610" w:type="dxa"/>
          </w:tcPr>
          <w:p w14:paraId="6ED6F45E" w14:textId="5FD593F7" w:rsidR="00E562CB" w:rsidRPr="00E562CB" w:rsidRDefault="00E562CB" w:rsidP="00E562CB">
            <w:pPr>
              <w:rPr>
                <w:sz w:val="18"/>
                <w:szCs w:val="18"/>
              </w:rPr>
            </w:pPr>
            <w:r w:rsidRPr="00E562CB">
              <w:rPr>
                <w:sz w:val="18"/>
                <w:szCs w:val="18"/>
              </w:rPr>
              <w:t>Unknown RTOS timing overhead</w:t>
            </w:r>
          </w:p>
        </w:tc>
        <w:tc>
          <w:tcPr>
            <w:tcW w:w="1701" w:type="dxa"/>
          </w:tcPr>
          <w:p w14:paraId="47699A95" w14:textId="6B79AABE" w:rsidR="00E562CB" w:rsidRPr="00E562CB" w:rsidRDefault="00E562CB" w:rsidP="00E562CB">
            <w:pPr>
              <w:rPr>
                <w:sz w:val="18"/>
                <w:szCs w:val="18"/>
              </w:rPr>
            </w:pPr>
            <w:r w:rsidRPr="00E562CB">
              <w:rPr>
                <w:sz w:val="18"/>
                <w:szCs w:val="18"/>
              </w:rPr>
              <w:t>Ensure minimum-bit encoding does not affect deadlines.</w:t>
            </w:r>
          </w:p>
        </w:tc>
        <w:tc>
          <w:tcPr>
            <w:tcW w:w="3119" w:type="dxa"/>
          </w:tcPr>
          <w:p w14:paraId="395C1747" w14:textId="796F9D1A" w:rsidR="00E562CB" w:rsidRPr="00E562CB" w:rsidRDefault="00E562CB" w:rsidP="00E562CB">
            <w:pPr>
              <w:rPr>
                <w:sz w:val="18"/>
                <w:szCs w:val="18"/>
              </w:rPr>
            </w:pPr>
            <w:r w:rsidRPr="00E562CB">
              <w:rPr>
                <w:sz w:val="18"/>
                <w:szCs w:val="18"/>
              </w:rPr>
              <w:t>Measure task execution time, jitter and queue latency with packing enabled and all relevant tasks active.</w:t>
            </w:r>
          </w:p>
        </w:tc>
        <w:tc>
          <w:tcPr>
            <w:tcW w:w="3270" w:type="dxa"/>
          </w:tcPr>
          <w:p w14:paraId="1CF5CDC5" w14:textId="23014516" w:rsidR="00E562CB" w:rsidRPr="00E562CB" w:rsidRDefault="00E562CB" w:rsidP="00E562CB">
            <w:pPr>
              <w:rPr>
                <w:sz w:val="18"/>
                <w:szCs w:val="18"/>
              </w:rPr>
            </w:pPr>
            <w:r w:rsidRPr="00E562CB">
              <w:rPr>
                <w:sz w:val="18"/>
                <w:szCs w:val="18"/>
              </w:rPr>
              <w:t>Version B Risk R2 identifies possible violations of Buddy 4's 10ms IMU task period. Motion Control timing is also unverified.</w:t>
            </w:r>
          </w:p>
        </w:tc>
      </w:tr>
      <w:tr w:rsidR="00E562CB" w:rsidRPr="00E562CB" w14:paraId="2D41F9AC" w14:textId="77777777" w:rsidTr="00E562CB">
        <w:trPr>
          <w:jc w:val="center"/>
        </w:trPr>
        <w:tc>
          <w:tcPr>
            <w:tcW w:w="1610" w:type="dxa"/>
          </w:tcPr>
          <w:p w14:paraId="68C743EC" w14:textId="67AB6AC4" w:rsidR="00E562CB" w:rsidRPr="00E562CB" w:rsidRDefault="00E562CB" w:rsidP="00E562CB">
            <w:pPr>
              <w:rPr>
                <w:sz w:val="18"/>
                <w:szCs w:val="18"/>
              </w:rPr>
            </w:pPr>
            <w:r w:rsidRPr="00E562CB">
              <w:rPr>
                <w:sz w:val="18"/>
                <w:szCs w:val="18"/>
              </w:rPr>
              <w:t>MQTT binary decoding compatibility</w:t>
            </w:r>
          </w:p>
        </w:tc>
        <w:tc>
          <w:tcPr>
            <w:tcW w:w="1701" w:type="dxa"/>
          </w:tcPr>
          <w:p w14:paraId="3F85995D" w14:textId="5EDEDF87" w:rsidR="00E562CB" w:rsidRPr="00E562CB" w:rsidRDefault="00E562CB" w:rsidP="00E562CB">
            <w:pPr>
              <w:rPr>
                <w:sz w:val="18"/>
                <w:szCs w:val="18"/>
              </w:rPr>
            </w:pPr>
            <w:r w:rsidRPr="00E562CB">
              <w:rPr>
                <w:sz w:val="18"/>
                <w:szCs w:val="18"/>
              </w:rPr>
              <w:t>Establish matching encoder and decoder specifications.</w:t>
            </w:r>
          </w:p>
        </w:tc>
        <w:tc>
          <w:tcPr>
            <w:tcW w:w="3119" w:type="dxa"/>
          </w:tcPr>
          <w:p w14:paraId="03595C75" w14:textId="62E1C12A" w:rsidR="00E562CB" w:rsidRPr="00E562CB" w:rsidRDefault="00E562CB" w:rsidP="00E562CB">
            <w:pPr>
              <w:rPr>
                <w:sz w:val="18"/>
                <w:szCs w:val="18"/>
              </w:rPr>
            </w:pPr>
            <w:r w:rsidRPr="00E562CB">
              <w:rPr>
                <w:sz w:val="18"/>
                <w:szCs w:val="18"/>
              </w:rPr>
              <w:t>Buddy 1 will coordinate known-value tests between Pico firmware and Node-RED, including invalid values, scaling and fault combinations.</w:t>
            </w:r>
          </w:p>
        </w:tc>
        <w:tc>
          <w:tcPr>
            <w:tcW w:w="3270" w:type="dxa"/>
          </w:tcPr>
          <w:p w14:paraId="163C958D" w14:textId="09BC56DB" w:rsidR="00E562CB" w:rsidRPr="00E562CB" w:rsidRDefault="00E562CB" w:rsidP="00E562CB">
            <w:pPr>
              <w:rPr>
                <w:sz w:val="18"/>
                <w:szCs w:val="18"/>
              </w:rPr>
            </w:pPr>
            <w:r w:rsidRPr="00E562CB">
              <w:rPr>
                <w:sz w:val="18"/>
                <w:szCs w:val="18"/>
              </w:rPr>
              <w:t>Version B changes MQTT application fields from text/JSON representations to compact binary fields, but successful decoding is unverified.</w:t>
            </w:r>
          </w:p>
        </w:tc>
      </w:tr>
      <w:tr w:rsidR="00E562CB" w:rsidRPr="00E562CB" w14:paraId="23B1B9C3" w14:textId="77777777" w:rsidTr="00E562CB">
        <w:trPr>
          <w:jc w:val="center"/>
        </w:trPr>
        <w:tc>
          <w:tcPr>
            <w:tcW w:w="1610" w:type="dxa"/>
          </w:tcPr>
          <w:p w14:paraId="5713FED8" w14:textId="7CF8A5D1" w:rsidR="00E562CB" w:rsidRPr="00E562CB" w:rsidRDefault="00E562CB" w:rsidP="00E562CB">
            <w:pPr>
              <w:rPr>
                <w:sz w:val="18"/>
                <w:szCs w:val="18"/>
              </w:rPr>
            </w:pPr>
            <w:r w:rsidRPr="00E562CB">
              <w:rPr>
                <w:sz w:val="18"/>
                <w:szCs w:val="18"/>
              </w:rPr>
              <w:t>Hardware and sensor validation</w:t>
            </w:r>
          </w:p>
        </w:tc>
        <w:tc>
          <w:tcPr>
            <w:tcW w:w="1701" w:type="dxa"/>
          </w:tcPr>
          <w:p w14:paraId="3524899F" w14:textId="7DE055A5" w:rsidR="00E562CB" w:rsidRPr="00E562CB" w:rsidRDefault="00E562CB" w:rsidP="00E562CB">
            <w:pPr>
              <w:rPr>
                <w:sz w:val="18"/>
                <w:szCs w:val="18"/>
              </w:rPr>
            </w:pPr>
            <w:r w:rsidRPr="00E562CB">
              <w:rPr>
                <w:sz w:val="18"/>
                <w:szCs w:val="18"/>
              </w:rPr>
              <w:t>Defer closure until testing.</w:t>
            </w:r>
          </w:p>
        </w:tc>
        <w:tc>
          <w:tcPr>
            <w:tcW w:w="3119" w:type="dxa"/>
          </w:tcPr>
          <w:p w14:paraId="55C07AD8" w14:textId="52ABD641" w:rsidR="00E562CB" w:rsidRPr="00E562CB" w:rsidRDefault="00E562CB" w:rsidP="00E562CB">
            <w:pPr>
              <w:rPr>
                <w:sz w:val="18"/>
                <w:szCs w:val="18"/>
              </w:rPr>
            </w:pPr>
            <w:r w:rsidRPr="00E562CB">
              <w:rPr>
                <w:sz w:val="18"/>
                <w:szCs w:val="18"/>
              </w:rPr>
              <w:t>Verify wiring, encoder signals, ultrasonic accuracy, servo repeatability and IMU measurements on the physical car.</w:t>
            </w:r>
          </w:p>
        </w:tc>
        <w:tc>
          <w:tcPr>
            <w:tcW w:w="3270" w:type="dxa"/>
          </w:tcPr>
          <w:p w14:paraId="54358164" w14:textId="18E4F7C0" w:rsidR="00E562CB" w:rsidRPr="00E562CB" w:rsidRDefault="00E562CB" w:rsidP="00E562CB">
            <w:pPr>
              <w:rPr>
                <w:sz w:val="18"/>
                <w:szCs w:val="18"/>
              </w:rPr>
            </w:pPr>
            <w:r w:rsidRPr="00E562CB">
              <w:rPr>
                <w:sz w:val="18"/>
                <w:szCs w:val="18"/>
              </w:rPr>
              <w:t xml:space="preserve">Week 6 </w:t>
            </w:r>
            <w:r w:rsidR="00BC4BF2">
              <w:rPr>
                <w:sz w:val="18"/>
                <w:szCs w:val="18"/>
              </w:rPr>
              <w:t xml:space="preserve">Design review </w:t>
            </w:r>
            <w:r w:rsidRPr="00E562CB">
              <w:rPr>
                <w:sz w:val="18"/>
                <w:szCs w:val="18"/>
              </w:rPr>
              <w:t>provides pin mappings and component architecture</w:t>
            </w:r>
            <w:r w:rsidR="00BC4BF2">
              <w:rPr>
                <w:sz w:val="18"/>
                <w:szCs w:val="18"/>
              </w:rPr>
              <w:t>.</w:t>
            </w:r>
          </w:p>
        </w:tc>
      </w:tr>
      <w:tr w:rsidR="00E562CB" w:rsidRPr="00E562CB" w14:paraId="6C1CB157" w14:textId="77777777" w:rsidTr="00E562CB">
        <w:trPr>
          <w:jc w:val="center"/>
        </w:trPr>
        <w:tc>
          <w:tcPr>
            <w:tcW w:w="1610" w:type="dxa"/>
          </w:tcPr>
          <w:p w14:paraId="74303EE9" w14:textId="421D4EB6" w:rsidR="00E562CB" w:rsidRPr="00E562CB" w:rsidRDefault="00E562CB" w:rsidP="00E562CB">
            <w:pPr>
              <w:rPr>
                <w:sz w:val="18"/>
                <w:szCs w:val="18"/>
              </w:rPr>
            </w:pPr>
            <w:r w:rsidRPr="00E562CB">
              <w:rPr>
                <w:sz w:val="18"/>
                <w:szCs w:val="18"/>
              </w:rPr>
              <w:t>Memory savings are unproven</w:t>
            </w:r>
          </w:p>
        </w:tc>
        <w:tc>
          <w:tcPr>
            <w:tcW w:w="1701" w:type="dxa"/>
          </w:tcPr>
          <w:p w14:paraId="79EA5F03" w14:textId="0C69FD05" w:rsidR="00E562CB" w:rsidRPr="00E562CB" w:rsidRDefault="00E562CB" w:rsidP="00E562CB">
            <w:pPr>
              <w:rPr>
                <w:sz w:val="18"/>
                <w:szCs w:val="18"/>
              </w:rPr>
            </w:pPr>
            <w:r w:rsidRPr="00E562CB">
              <w:rPr>
                <w:sz w:val="18"/>
                <w:szCs w:val="18"/>
              </w:rPr>
              <w:t>Quantify actual savings.</w:t>
            </w:r>
          </w:p>
        </w:tc>
        <w:tc>
          <w:tcPr>
            <w:tcW w:w="3119" w:type="dxa"/>
          </w:tcPr>
          <w:p w14:paraId="2F4BE55C" w14:textId="043D6C29" w:rsidR="00E562CB" w:rsidRPr="00E562CB" w:rsidRDefault="00E562CB" w:rsidP="00E562CB">
            <w:pPr>
              <w:rPr>
                <w:sz w:val="18"/>
                <w:szCs w:val="18"/>
              </w:rPr>
            </w:pPr>
            <w:r w:rsidRPr="00E562CB">
              <w:rPr>
                <w:sz w:val="18"/>
                <w:szCs w:val="18"/>
              </w:rPr>
              <w:t>Compare actual RAM usage, C structure sizes and queue/MQTT message sizes before and after packing.</w:t>
            </w:r>
          </w:p>
        </w:tc>
        <w:tc>
          <w:tcPr>
            <w:tcW w:w="3270" w:type="dxa"/>
          </w:tcPr>
          <w:p w14:paraId="0DAACA39" w14:textId="436B1425" w:rsidR="00E562CB" w:rsidRPr="00E562CB" w:rsidRDefault="00E562CB" w:rsidP="00E562CB">
            <w:pPr>
              <w:rPr>
                <w:sz w:val="18"/>
                <w:szCs w:val="18"/>
              </w:rPr>
            </w:pPr>
            <w:r w:rsidRPr="00E562CB">
              <w:rPr>
                <w:sz w:val="18"/>
                <w:szCs w:val="18"/>
              </w:rPr>
              <w:t>Smaller logical fields do not necessarily produce smaller structures because of storage-unit allocation, padding and alignment. Week 13 requires quantitative comparisons</w:t>
            </w:r>
          </w:p>
        </w:tc>
      </w:tr>
    </w:tbl>
    <w:p w14:paraId="6D9EBDCF" w14:textId="77777777" w:rsidR="00BE09C9" w:rsidRDefault="00B409F7">
      <w:pPr>
        <w:pStyle w:val="Heading1"/>
      </w:pPr>
      <w:r>
        <w:rPr>
          <w:rFonts w:ascii="Aptos Display" w:hAnsi="Aptos Display"/>
          <w:color w:val="1F4E79"/>
        </w:rPr>
        <w:t>5. Final Tribunal Summary</w:t>
      </w:r>
    </w:p>
    <w:tbl>
      <w:tblPr>
        <w:tblStyle w:val="TableGrid"/>
        <w:tblW w:w="0" w:type="auto"/>
        <w:jc w:val="center"/>
        <w:tblLook w:val="04A0" w:firstRow="1" w:lastRow="0" w:firstColumn="1" w:lastColumn="0" w:noHBand="0" w:noVBand="1"/>
      </w:tblPr>
      <w:tblGrid>
        <w:gridCol w:w="1370"/>
        <w:gridCol w:w="8134"/>
      </w:tblGrid>
      <w:tr w:rsidR="00BE09C9" w14:paraId="0F3CAE1D" w14:textId="77777777" w:rsidTr="00FA5861">
        <w:trPr>
          <w:jc w:val="center"/>
        </w:trPr>
        <w:tc>
          <w:tcPr>
            <w:tcW w:w="1370" w:type="dxa"/>
            <w:shd w:val="clear" w:color="auto" w:fill="1F4E79"/>
            <w:vAlign w:val="center"/>
          </w:tcPr>
          <w:p w14:paraId="7DE4B2D2" w14:textId="77777777" w:rsidR="00BE09C9" w:rsidRDefault="00B409F7">
            <w:r>
              <w:rPr>
                <w:b/>
                <w:color w:val="FFFFFF"/>
                <w:sz w:val="18"/>
              </w:rPr>
              <w:t>Final question</w:t>
            </w:r>
          </w:p>
        </w:tc>
        <w:tc>
          <w:tcPr>
            <w:tcW w:w="8134" w:type="dxa"/>
            <w:shd w:val="clear" w:color="auto" w:fill="1F4E79"/>
            <w:vAlign w:val="center"/>
          </w:tcPr>
          <w:p w14:paraId="49AD0F9C" w14:textId="77777777" w:rsidR="00BE09C9" w:rsidRDefault="00B409F7">
            <w:r>
              <w:rPr>
                <w:b/>
                <w:color w:val="FFFFFF"/>
                <w:sz w:val="18"/>
              </w:rPr>
              <w:t>Team answer</w:t>
            </w:r>
          </w:p>
        </w:tc>
      </w:tr>
      <w:tr w:rsidR="00BE09C9" w14:paraId="4B4678C8" w14:textId="77777777" w:rsidTr="00FA5861">
        <w:trPr>
          <w:trHeight w:val="1438"/>
          <w:jc w:val="center"/>
        </w:trPr>
        <w:tc>
          <w:tcPr>
            <w:tcW w:w="1370" w:type="dxa"/>
            <w:vAlign w:val="center"/>
          </w:tcPr>
          <w:p w14:paraId="25F04B3B" w14:textId="77777777" w:rsidR="00BE09C9" w:rsidRPr="00FA5861" w:rsidRDefault="00B409F7">
            <w:pPr>
              <w:rPr>
                <w:sz w:val="18"/>
                <w:szCs w:val="18"/>
              </w:rPr>
            </w:pPr>
            <w:r w:rsidRPr="00FA5861">
              <w:rPr>
                <w:sz w:val="18"/>
                <w:szCs w:val="18"/>
              </w:rPr>
              <w:t>What is the strongest part of the current design?</w:t>
            </w:r>
          </w:p>
        </w:tc>
        <w:tc>
          <w:tcPr>
            <w:tcW w:w="8134" w:type="dxa"/>
            <w:vAlign w:val="center"/>
          </w:tcPr>
          <w:p w14:paraId="0E82CEDC" w14:textId="5BAD9F11" w:rsidR="00BE09C9" w:rsidRPr="00FA5861" w:rsidRDefault="005B4358">
            <w:pPr>
              <w:rPr>
                <w:sz w:val="18"/>
                <w:szCs w:val="18"/>
              </w:rPr>
            </w:pPr>
            <w:r w:rsidRPr="00FA5861">
              <w:rPr>
                <w:sz w:val="18"/>
                <w:szCs w:val="18"/>
              </w:rPr>
              <w:t>The strongest part of our design is the clear separation of RTOS task responsibilities across all five buddies. Each subsystem has defined ownership and communicates through task interfaces, queues and events, while Motion Control exclusively controls the motors. The architecture can accommodate the minimum-bit requirement without changing its fundamental task separation, supporting modular implementation and integration.</w:t>
            </w:r>
          </w:p>
        </w:tc>
      </w:tr>
      <w:tr w:rsidR="00BE09C9" w14:paraId="576F6B46" w14:textId="77777777" w:rsidTr="00FA5861">
        <w:trPr>
          <w:trHeight w:val="1326"/>
          <w:jc w:val="center"/>
        </w:trPr>
        <w:tc>
          <w:tcPr>
            <w:tcW w:w="1370" w:type="dxa"/>
            <w:vAlign w:val="center"/>
          </w:tcPr>
          <w:p w14:paraId="69946699" w14:textId="77777777" w:rsidR="00BE09C9" w:rsidRPr="00FA5861" w:rsidRDefault="00B409F7">
            <w:pPr>
              <w:rPr>
                <w:sz w:val="18"/>
                <w:szCs w:val="18"/>
              </w:rPr>
            </w:pPr>
            <w:r w:rsidRPr="00FA5861">
              <w:rPr>
                <w:sz w:val="18"/>
                <w:szCs w:val="18"/>
              </w:rPr>
              <w:lastRenderedPageBreak/>
              <w:t>What is most likely to fail?</w:t>
            </w:r>
          </w:p>
        </w:tc>
        <w:tc>
          <w:tcPr>
            <w:tcW w:w="8134" w:type="dxa"/>
            <w:vAlign w:val="center"/>
          </w:tcPr>
          <w:p w14:paraId="7D30E288" w14:textId="17F0A914" w:rsidR="00BE09C9" w:rsidRPr="00FA5861" w:rsidRDefault="005B4358">
            <w:pPr>
              <w:rPr>
                <w:sz w:val="18"/>
                <w:szCs w:val="18"/>
              </w:rPr>
            </w:pPr>
            <w:r w:rsidRPr="00FA5861">
              <w:rPr>
                <w:sz w:val="18"/>
                <w:szCs w:val="18"/>
              </w:rPr>
              <w:t>The inconsistent binary data representation and interpretation between subsystems. Incorrect field widths, scaling, packing or unpacking may corrupt sensor measurements and movement commands. Race conditions involving shared packed data, together with unverified RTOS timing, may also affect system reliability and safety.</w:t>
            </w:r>
          </w:p>
        </w:tc>
      </w:tr>
      <w:tr w:rsidR="00BE09C9" w14:paraId="74CAA355" w14:textId="77777777" w:rsidTr="00FA5861">
        <w:trPr>
          <w:trHeight w:val="1402"/>
          <w:jc w:val="center"/>
        </w:trPr>
        <w:tc>
          <w:tcPr>
            <w:tcW w:w="1370" w:type="dxa"/>
            <w:vAlign w:val="center"/>
          </w:tcPr>
          <w:p w14:paraId="68733D9C" w14:textId="77777777" w:rsidR="00BE09C9" w:rsidRPr="00FA5861" w:rsidRDefault="00B409F7">
            <w:pPr>
              <w:rPr>
                <w:sz w:val="18"/>
                <w:szCs w:val="18"/>
              </w:rPr>
            </w:pPr>
            <w:r w:rsidRPr="00FA5861">
              <w:rPr>
                <w:sz w:val="18"/>
                <w:szCs w:val="18"/>
              </w:rPr>
              <w:t>What evidence supports readiness?</w:t>
            </w:r>
          </w:p>
        </w:tc>
        <w:tc>
          <w:tcPr>
            <w:tcW w:w="8134" w:type="dxa"/>
            <w:vAlign w:val="center"/>
          </w:tcPr>
          <w:p w14:paraId="280F7A11" w14:textId="506B9742" w:rsidR="00BE09C9" w:rsidRPr="00FA5861" w:rsidRDefault="005B4358">
            <w:pPr>
              <w:rPr>
                <w:sz w:val="18"/>
                <w:szCs w:val="18"/>
              </w:rPr>
            </w:pPr>
            <w:r w:rsidRPr="00FA5861">
              <w:rPr>
                <w:sz w:val="18"/>
                <w:szCs w:val="18"/>
              </w:rPr>
              <w:t>Our Week 6 Design Review provides architectural evidence through the RTOS task table, hardware pin mappings, task interaction diagram, subsystem statecharts and documented assumptions. Version B records the team's discussion and adaptation to the minimum-bit requirement, including planned interface changes and cross-subsystem tests. However, physical measurements, completed implementations and integration test results are still needed to demonstrate readiness.</w:t>
            </w:r>
          </w:p>
        </w:tc>
      </w:tr>
      <w:tr w:rsidR="00BE09C9" w14:paraId="4AF13B75" w14:textId="77777777" w:rsidTr="00FA5861">
        <w:trPr>
          <w:trHeight w:val="1454"/>
          <w:jc w:val="center"/>
        </w:trPr>
        <w:tc>
          <w:tcPr>
            <w:tcW w:w="1370" w:type="dxa"/>
            <w:vAlign w:val="center"/>
          </w:tcPr>
          <w:p w14:paraId="1CE8E6D2" w14:textId="77777777" w:rsidR="00BE09C9" w:rsidRPr="00FA5861" w:rsidRDefault="00B409F7">
            <w:pPr>
              <w:rPr>
                <w:sz w:val="18"/>
                <w:szCs w:val="18"/>
              </w:rPr>
            </w:pPr>
            <w:r w:rsidRPr="00FA5861">
              <w:rPr>
                <w:sz w:val="18"/>
                <w:szCs w:val="18"/>
              </w:rPr>
              <w:t>What did AI miss that human discussion revealed?</w:t>
            </w:r>
          </w:p>
        </w:tc>
        <w:tc>
          <w:tcPr>
            <w:tcW w:w="8134" w:type="dxa"/>
            <w:vAlign w:val="center"/>
          </w:tcPr>
          <w:p w14:paraId="2DEBD258" w14:textId="0BC6CA14" w:rsidR="00BE09C9" w:rsidRPr="00FA5861" w:rsidRDefault="00C21DEA">
            <w:pPr>
              <w:rPr>
                <w:sz w:val="18"/>
                <w:szCs w:val="18"/>
              </w:rPr>
            </w:pPr>
            <w:r>
              <w:rPr>
                <w:sz w:val="18"/>
                <w:szCs w:val="18"/>
              </w:rPr>
              <w:t xml:space="preserve">Our group </w:t>
            </w:r>
            <w:r w:rsidR="005B4358" w:rsidRPr="00FA5861">
              <w:rPr>
                <w:sz w:val="18"/>
                <w:szCs w:val="18"/>
              </w:rPr>
              <w:t>highlighted that minimi</w:t>
            </w:r>
            <w:r>
              <w:rPr>
                <w:sz w:val="18"/>
                <w:szCs w:val="18"/>
              </w:rPr>
              <w:t>s</w:t>
            </w:r>
            <w:r w:rsidR="005B4358" w:rsidRPr="00FA5861">
              <w:rPr>
                <w:sz w:val="18"/>
                <w:szCs w:val="18"/>
              </w:rPr>
              <w:t>ing the number of bits introduces precision</w:t>
            </w:r>
            <w:r>
              <w:rPr>
                <w:sz w:val="18"/>
                <w:szCs w:val="18"/>
              </w:rPr>
              <w:t xml:space="preserve">/accuracy </w:t>
            </w:r>
            <w:r w:rsidR="005B4358" w:rsidRPr="00FA5861">
              <w:rPr>
                <w:sz w:val="18"/>
                <w:szCs w:val="18"/>
              </w:rPr>
              <w:t>trade-offs. Buddy 4 considered using 2mm steps for hump height to better match measurement uncertainty, while Buddy 5 emphasi</w:t>
            </w:r>
            <w:r>
              <w:rPr>
                <w:sz w:val="18"/>
                <w:szCs w:val="18"/>
              </w:rPr>
              <w:t>s</w:t>
            </w:r>
            <w:r w:rsidR="005B4358" w:rsidRPr="00FA5861">
              <w:rPr>
                <w:sz w:val="18"/>
                <w:szCs w:val="18"/>
              </w:rPr>
              <w:t xml:space="preserve">ed maintaining sufficient ultrasonic precision for reliable obstacle profiling and avoidance. </w:t>
            </w:r>
            <w:r>
              <w:rPr>
                <w:sz w:val="18"/>
                <w:szCs w:val="18"/>
              </w:rPr>
              <w:t xml:space="preserve">Our group decided to keep the separation </w:t>
            </w:r>
            <w:r w:rsidR="005B4358" w:rsidRPr="00FA5861">
              <w:rPr>
                <w:sz w:val="18"/>
                <w:szCs w:val="18"/>
              </w:rPr>
              <w:t>RTOS tasks instead of redesigning the architecture solely to meet the new constraint.</w:t>
            </w:r>
          </w:p>
        </w:tc>
      </w:tr>
      <w:tr w:rsidR="00BE09C9" w14:paraId="6E18C4BE" w14:textId="77777777" w:rsidTr="00FA5861">
        <w:trPr>
          <w:trHeight w:val="1306"/>
          <w:jc w:val="center"/>
        </w:trPr>
        <w:tc>
          <w:tcPr>
            <w:tcW w:w="1370" w:type="dxa"/>
            <w:vAlign w:val="center"/>
          </w:tcPr>
          <w:p w14:paraId="2382C7E7" w14:textId="77777777" w:rsidR="00BE09C9" w:rsidRPr="00FA5861" w:rsidRDefault="00B409F7">
            <w:pPr>
              <w:rPr>
                <w:sz w:val="18"/>
                <w:szCs w:val="18"/>
              </w:rPr>
            </w:pPr>
            <w:r w:rsidRPr="00FA5861">
              <w:rPr>
                <w:sz w:val="18"/>
                <w:szCs w:val="18"/>
              </w:rPr>
              <w:t>What did AI correctly identify after discussion?</w:t>
            </w:r>
          </w:p>
        </w:tc>
        <w:tc>
          <w:tcPr>
            <w:tcW w:w="8134" w:type="dxa"/>
            <w:vAlign w:val="center"/>
          </w:tcPr>
          <w:p w14:paraId="6B3BBEEF" w14:textId="4A18F262" w:rsidR="00BE09C9" w:rsidRPr="00FA5861" w:rsidRDefault="00FA5861">
            <w:pPr>
              <w:rPr>
                <w:sz w:val="18"/>
                <w:szCs w:val="18"/>
              </w:rPr>
            </w:pPr>
            <w:r w:rsidRPr="00FA5861">
              <w:rPr>
                <w:sz w:val="18"/>
                <w:szCs w:val="18"/>
              </w:rPr>
              <w:t>AI correctly identified missing binary field specifications, possible synchronization risks involving shared packed data, unverified measurement precision and the absence of quantitative memory and timing evidence. It also identified incomplete fault-handling rules and the need to validate encoded messages across subsystem boundaries. These gaps require further specification and testing before the team can demonstrate full integration readiness.</w:t>
            </w:r>
          </w:p>
        </w:tc>
      </w:tr>
    </w:tbl>
    <w:p w14:paraId="61517BB7" w14:textId="383E8FC8" w:rsidR="00BE09C9" w:rsidRDefault="00BE09C9" w:rsidP="001E24A5">
      <w:pPr>
        <w:pStyle w:val="Heading1"/>
      </w:pPr>
    </w:p>
    <w:sectPr w:rsidR="00BE09C9"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91462D"/>
    <w:multiLevelType w:val="hybridMultilevel"/>
    <w:tmpl w:val="294005C0"/>
    <w:lvl w:ilvl="0" w:tplc="D54A0A58">
      <w:numFmt w:val="bullet"/>
      <w:lvlText w:val="•"/>
      <w:lvlJc w:val="left"/>
      <w:pPr>
        <w:ind w:left="576" w:hanging="360"/>
      </w:pPr>
      <w:rPr>
        <w:rFonts w:ascii="Aptos" w:eastAsiaTheme="minorEastAsia" w:hAnsi="Aptos" w:cstheme="minorBidi" w:hint="default"/>
        <w:b/>
        <w:sz w:val="18"/>
      </w:rPr>
    </w:lvl>
    <w:lvl w:ilvl="1" w:tplc="48090003" w:tentative="1">
      <w:start w:val="1"/>
      <w:numFmt w:val="bullet"/>
      <w:lvlText w:val="o"/>
      <w:lvlJc w:val="left"/>
      <w:pPr>
        <w:ind w:left="1296" w:hanging="360"/>
      </w:pPr>
      <w:rPr>
        <w:rFonts w:ascii="Courier New" w:hAnsi="Courier New" w:cs="Courier New" w:hint="default"/>
      </w:rPr>
    </w:lvl>
    <w:lvl w:ilvl="2" w:tplc="48090005" w:tentative="1">
      <w:start w:val="1"/>
      <w:numFmt w:val="bullet"/>
      <w:lvlText w:val=""/>
      <w:lvlJc w:val="left"/>
      <w:pPr>
        <w:ind w:left="2016" w:hanging="360"/>
      </w:pPr>
      <w:rPr>
        <w:rFonts w:ascii="Wingdings" w:hAnsi="Wingdings" w:hint="default"/>
      </w:rPr>
    </w:lvl>
    <w:lvl w:ilvl="3" w:tplc="48090001" w:tentative="1">
      <w:start w:val="1"/>
      <w:numFmt w:val="bullet"/>
      <w:lvlText w:val=""/>
      <w:lvlJc w:val="left"/>
      <w:pPr>
        <w:ind w:left="2736" w:hanging="360"/>
      </w:pPr>
      <w:rPr>
        <w:rFonts w:ascii="Symbol" w:hAnsi="Symbol" w:hint="default"/>
      </w:rPr>
    </w:lvl>
    <w:lvl w:ilvl="4" w:tplc="48090003" w:tentative="1">
      <w:start w:val="1"/>
      <w:numFmt w:val="bullet"/>
      <w:lvlText w:val="o"/>
      <w:lvlJc w:val="left"/>
      <w:pPr>
        <w:ind w:left="3456" w:hanging="360"/>
      </w:pPr>
      <w:rPr>
        <w:rFonts w:ascii="Courier New" w:hAnsi="Courier New" w:cs="Courier New" w:hint="default"/>
      </w:rPr>
    </w:lvl>
    <w:lvl w:ilvl="5" w:tplc="48090005" w:tentative="1">
      <w:start w:val="1"/>
      <w:numFmt w:val="bullet"/>
      <w:lvlText w:val=""/>
      <w:lvlJc w:val="left"/>
      <w:pPr>
        <w:ind w:left="4176" w:hanging="360"/>
      </w:pPr>
      <w:rPr>
        <w:rFonts w:ascii="Wingdings" w:hAnsi="Wingdings" w:hint="default"/>
      </w:rPr>
    </w:lvl>
    <w:lvl w:ilvl="6" w:tplc="48090001" w:tentative="1">
      <w:start w:val="1"/>
      <w:numFmt w:val="bullet"/>
      <w:lvlText w:val=""/>
      <w:lvlJc w:val="left"/>
      <w:pPr>
        <w:ind w:left="4896" w:hanging="360"/>
      </w:pPr>
      <w:rPr>
        <w:rFonts w:ascii="Symbol" w:hAnsi="Symbol" w:hint="default"/>
      </w:rPr>
    </w:lvl>
    <w:lvl w:ilvl="7" w:tplc="48090003" w:tentative="1">
      <w:start w:val="1"/>
      <w:numFmt w:val="bullet"/>
      <w:lvlText w:val="o"/>
      <w:lvlJc w:val="left"/>
      <w:pPr>
        <w:ind w:left="5616" w:hanging="360"/>
      </w:pPr>
      <w:rPr>
        <w:rFonts w:ascii="Courier New" w:hAnsi="Courier New" w:cs="Courier New" w:hint="default"/>
      </w:rPr>
    </w:lvl>
    <w:lvl w:ilvl="8" w:tplc="48090005" w:tentative="1">
      <w:start w:val="1"/>
      <w:numFmt w:val="bullet"/>
      <w:lvlText w:val=""/>
      <w:lvlJc w:val="left"/>
      <w:pPr>
        <w:ind w:left="6336" w:hanging="360"/>
      </w:pPr>
      <w:rPr>
        <w:rFonts w:ascii="Wingdings" w:hAnsi="Wingdings" w:hint="default"/>
      </w:rPr>
    </w:lvl>
  </w:abstractNum>
  <w:abstractNum w:abstractNumId="10" w15:restartNumberingAfterBreak="0">
    <w:nsid w:val="621878DF"/>
    <w:multiLevelType w:val="hybridMultilevel"/>
    <w:tmpl w:val="C100CF1A"/>
    <w:lvl w:ilvl="0" w:tplc="48090001">
      <w:start w:val="1"/>
      <w:numFmt w:val="bullet"/>
      <w:lvlText w:val=""/>
      <w:lvlJc w:val="left"/>
      <w:pPr>
        <w:ind w:left="936" w:hanging="360"/>
      </w:pPr>
      <w:rPr>
        <w:rFonts w:ascii="Symbol" w:hAnsi="Symbol" w:hint="default"/>
      </w:rPr>
    </w:lvl>
    <w:lvl w:ilvl="1" w:tplc="48090003" w:tentative="1">
      <w:start w:val="1"/>
      <w:numFmt w:val="bullet"/>
      <w:lvlText w:val="o"/>
      <w:lvlJc w:val="left"/>
      <w:pPr>
        <w:ind w:left="1656" w:hanging="360"/>
      </w:pPr>
      <w:rPr>
        <w:rFonts w:ascii="Courier New" w:hAnsi="Courier New" w:cs="Courier New" w:hint="default"/>
      </w:rPr>
    </w:lvl>
    <w:lvl w:ilvl="2" w:tplc="48090005" w:tentative="1">
      <w:start w:val="1"/>
      <w:numFmt w:val="bullet"/>
      <w:lvlText w:val=""/>
      <w:lvlJc w:val="left"/>
      <w:pPr>
        <w:ind w:left="2376" w:hanging="360"/>
      </w:pPr>
      <w:rPr>
        <w:rFonts w:ascii="Wingdings" w:hAnsi="Wingdings" w:hint="default"/>
      </w:rPr>
    </w:lvl>
    <w:lvl w:ilvl="3" w:tplc="48090001" w:tentative="1">
      <w:start w:val="1"/>
      <w:numFmt w:val="bullet"/>
      <w:lvlText w:val=""/>
      <w:lvlJc w:val="left"/>
      <w:pPr>
        <w:ind w:left="3096" w:hanging="360"/>
      </w:pPr>
      <w:rPr>
        <w:rFonts w:ascii="Symbol" w:hAnsi="Symbol" w:hint="default"/>
      </w:rPr>
    </w:lvl>
    <w:lvl w:ilvl="4" w:tplc="48090003" w:tentative="1">
      <w:start w:val="1"/>
      <w:numFmt w:val="bullet"/>
      <w:lvlText w:val="o"/>
      <w:lvlJc w:val="left"/>
      <w:pPr>
        <w:ind w:left="3816" w:hanging="360"/>
      </w:pPr>
      <w:rPr>
        <w:rFonts w:ascii="Courier New" w:hAnsi="Courier New" w:cs="Courier New" w:hint="default"/>
      </w:rPr>
    </w:lvl>
    <w:lvl w:ilvl="5" w:tplc="48090005" w:tentative="1">
      <w:start w:val="1"/>
      <w:numFmt w:val="bullet"/>
      <w:lvlText w:val=""/>
      <w:lvlJc w:val="left"/>
      <w:pPr>
        <w:ind w:left="4536" w:hanging="360"/>
      </w:pPr>
      <w:rPr>
        <w:rFonts w:ascii="Wingdings" w:hAnsi="Wingdings" w:hint="default"/>
      </w:rPr>
    </w:lvl>
    <w:lvl w:ilvl="6" w:tplc="48090001" w:tentative="1">
      <w:start w:val="1"/>
      <w:numFmt w:val="bullet"/>
      <w:lvlText w:val=""/>
      <w:lvlJc w:val="left"/>
      <w:pPr>
        <w:ind w:left="5256" w:hanging="360"/>
      </w:pPr>
      <w:rPr>
        <w:rFonts w:ascii="Symbol" w:hAnsi="Symbol" w:hint="default"/>
      </w:rPr>
    </w:lvl>
    <w:lvl w:ilvl="7" w:tplc="48090003" w:tentative="1">
      <w:start w:val="1"/>
      <w:numFmt w:val="bullet"/>
      <w:lvlText w:val="o"/>
      <w:lvlJc w:val="left"/>
      <w:pPr>
        <w:ind w:left="5976" w:hanging="360"/>
      </w:pPr>
      <w:rPr>
        <w:rFonts w:ascii="Courier New" w:hAnsi="Courier New" w:cs="Courier New" w:hint="default"/>
      </w:rPr>
    </w:lvl>
    <w:lvl w:ilvl="8" w:tplc="48090005" w:tentative="1">
      <w:start w:val="1"/>
      <w:numFmt w:val="bullet"/>
      <w:lvlText w:val=""/>
      <w:lvlJc w:val="left"/>
      <w:pPr>
        <w:ind w:left="6696" w:hanging="360"/>
      </w:pPr>
      <w:rPr>
        <w:rFonts w:ascii="Wingdings" w:hAnsi="Wingdings" w:hint="default"/>
      </w:rPr>
    </w:lvl>
  </w:abstractNum>
  <w:num w:numId="1" w16cid:durableId="1178152022">
    <w:abstractNumId w:val="1"/>
  </w:num>
  <w:num w:numId="2" w16cid:durableId="1380591728">
    <w:abstractNumId w:val="8"/>
  </w:num>
  <w:num w:numId="3" w16cid:durableId="1430732821">
    <w:abstractNumId w:val="4"/>
  </w:num>
  <w:num w:numId="4" w16cid:durableId="15471522">
    <w:abstractNumId w:val="9"/>
  </w:num>
  <w:num w:numId="5" w16cid:durableId="1608149394">
    <w:abstractNumId w:val="3"/>
  </w:num>
  <w:num w:numId="6" w16cid:durableId="1770613638">
    <w:abstractNumId w:val="2"/>
  </w:num>
  <w:num w:numId="7" w16cid:durableId="1854031650">
    <w:abstractNumId w:val="0"/>
  </w:num>
  <w:num w:numId="8" w16cid:durableId="2003005311">
    <w:abstractNumId w:val="5"/>
  </w:num>
  <w:num w:numId="9" w16cid:durableId="2104838341">
    <w:abstractNumId w:val="10"/>
  </w:num>
  <w:num w:numId="10" w16cid:durableId="73091200">
    <w:abstractNumId w:val="6"/>
  </w:num>
  <w:num w:numId="11" w16cid:durableId="9816135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21"/>
    <w:rsid w:val="00002DD0"/>
    <w:rsid w:val="000053D0"/>
    <w:rsid w:val="00007275"/>
    <w:rsid w:val="000123E0"/>
    <w:rsid w:val="0001312C"/>
    <w:rsid w:val="00014B78"/>
    <w:rsid w:val="00022B03"/>
    <w:rsid w:val="00024AFD"/>
    <w:rsid w:val="000264CD"/>
    <w:rsid w:val="000304BA"/>
    <w:rsid w:val="0003146A"/>
    <w:rsid w:val="00034616"/>
    <w:rsid w:val="00034BF1"/>
    <w:rsid w:val="00035185"/>
    <w:rsid w:val="00037374"/>
    <w:rsid w:val="000442A6"/>
    <w:rsid w:val="000446BE"/>
    <w:rsid w:val="000448DE"/>
    <w:rsid w:val="000449FA"/>
    <w:rsid w:val="00045F78"/>
    <w:rsid w:val="0004756E"/>
    <w:rsid w:val="000520E9"/>
    <w:rsid w:val="0005237F"/>
    <w:rsid w:val="00053F85"/>
    <w:rsid w:val="00056574"/>
    <w:rsid w:val="00057C19"/>
    <w:rsid w:val="0006063C"/>
    <w:rsid w:val="00062564"/>
    <w:rsid w:val="00064CB5"/>
    <w:rsid w:val="00066355"/>
    <w:rsid w:val="00067EEF"/>
    <w:rsid w:val="00070BF5"/>
    <w:rsid w:val="00072919"/>
    <w:rsid w:val="00074D36"/>
    <w:rsid w:val="00083CE4"/>
    <w:rsid w:val="00086702"/>
    <w:rsid w:val="0009202E"/>
    <w:rsid w:val="000930C2"/>
    <w:rsid w:val="00093281"/>
    <w:rsid w:val="00094C5F"/>
    <w:rsid w:val="00095825"/>
    <w:rsid w:val="00095C15"/>
    <w:rsid w:val="00097878"/>
    <w:rsid w:val="000A1951"/>
    <w:rsid w:val="000A47E3"/>
    <w:rsid w:val="000A767B"/>
    <w:rsid w:val="000A7ED4"/>
    <w:rsid w:val="000B1D58"/>
    <w:rsid w:val="000B34C8"/>
    <w:rsid w:val="000B41BE"/>
    <w:rsid w:val="000B7EAD"/>
    <w:rsid w:val="000C0E52"/>
    <w:rsid w:val="000C1796"/>
    <w:rsid w:val="000C1A43"/>
    <w:rsid w:val="000C27C3"/>
    <w:rsid w:val="000C2AD5"/>
    <w:rsid w:val="000C2B17"/>
    <w:rsid w:val="000C45BE"/>
    <w:rsid w:val="000C5F2B"/>
    <w:rsid w:val="000C615B"/>
    <w:rsid w:val="000C75DF"/>
    <w:rsid w:val="000C7E4D"/>
    <w:rsid w:val="000D0766"/>
    <w:rsid w:val="000D2B2C"/>
    <w:rsid w:val="000D474D"/>
    <w:rsid w:val="000D4FD6"/>
    <w:rsid w:val="000D5783"/>
    <w:rsid w:val="000D6301"/>
    <w:rsid w:val="000D8AF8"/>
    <w:rsid w:val="000F13C4"/>
    <w:rsid w:val="000F41BE"/>
    <w:rsid w:val="000F5D72"/>
    <w:rsid w:val="000F60F9"/>
    <w:rsid w:val="0010099A"/>
    <w:rsid w:val="00101222"/>
    <w:rsid w:val="00101DE9"/>
    <w:rsid w:val="00105CAC"/>
    <w:rsid w:val="00106EA3"/>
    <w:rsid w:val="00111FED"/>
    <w:rsid w:val="00113070"/>
    <w:rsid w:val="001146D0"/>
    <w:rsid w:val="00122DAD"/>
    <w:rsid w:val="001234B4"/>
    <w:rsid w:val="00130430"/>
    <w:rsid w:val="00135455"/>
    <w:rsid w:val="00135D31"/>
    <w:rsid w:val="0013725C"/>
    <w:rsid w:val="001475DB"/>
    <w:rsid w:val="0015074B"/>
    <w:rsid w:val="001533B9"/>
    <w:rsid w:val="001542B7"/>
    <w:rsid w:val="00155B2F"/>
    <w:rsid w:val="001560E4"/>
    <w:rsid w:val="00162DDE"/>
    <w:rsid w:val="001631E3"/>
    <w:rsid w:val="001648AA"/>
    <w:rsid w:val="00165DFA"/>
    <w:rsid w:val="00165E0D"/>
    <w:rsid w:val="001729E2"/>
    <w:rsid w:val="00172A14"/>
    <w:rsid w:val="0017316D"/>
    <w:rsid w:val="001737FD"/>
    <w:rsid w:val="00180A26"/>
    <w:rsid w:val="00181688"/>
    <w:rsid w:val="001817AF"/>
    <w:rsid w:val="00181D63"/>
    <w:rsid w:val="001831FF"/>
    <w:rsid w:val="00184407"/>
    <w:rsid w:val="0018739D"/>
    <w:rsid w:val="001922A2"/>
    <w:rsid w:val="001928B2"/>
    <w:rsid w:val="00192B98"/>
    <w:rsid w:val="001A08A3"/>
    <w:rsid w:val="001A37DD"/>
    <w:rsid w:val="001A64DD"/>
    <w:rsid w:val="001A7D5F"/>
    <w:rsid w:val="001B410D"/>
    <w:rsid w:val="001B41D5"/>
    <w:rsid w:val="001B4AFF"/>
    <w:rsid w:val="001C0D05"/>
    <w:rsid w:val="001C29F2"/>
    <w:rsid w:val="001C34A7"/>
    <w:rsid w:val="001C4B50"/>
    <w:rsid w:val="001C54A0"/>
    <w:rsid w:val="001C5D70"/>
    <w:rsid w:val="001D1B74"/>
    <w:rsid w:val="001D24AB"/>
    <w:rsid w:val="001D37DB"/>
    <w:rsid w:val="001D3F41"/>
    <w:rsid w:val="001E24A5"/>
    <w:rsid w:val="001E39EF"/>
    <w:rsid w:val="001E4C59"/>
    <w:rsid w:val="001E6073"/>
    <w:rsid w:val="001E6AE6"/>
    <w:rsid w:val="001F08E5"/>
    <w:rsid w:val="001F2F26"/>
    <w:rsid w:val="001F76DD"/>
    <w:rsid w:val="00200856"/>
    <w:rsid w:val="00206781"/>
    <w:rsid w:val="00207C98"/>
    <w:rsid w:val="00220AFE"/>
    <w:rsid w:val="002220B4"/>
    <w:rsid w:val="00222E5A"/>
    <w:rsid w:val="00223355"/>
    <w:rsid w:val="00223B75"/>
    <w:rsid w:val="00225BBD"/>
    <w:rsid w:val="00225E70"/>
    <w:rsid w:val="0023412C"/>
    <w:rsid w:val="00236E05"/>
    <w:rsid w:val="00240C6E"/>
    <w:rsid w:val="00242B4D"/>
    <w:rsid w:val="002434C2"/>
    <w:rsid w:val="00244883"/>
    <w:rsid w:val="0024582C"/>
    <w:rsid w:val="00246AFD"/>
    <w:rsid w:val="002506A6"/>
    <w:rsid w:val="00252A54"/>
    <w:rsid w:val="00252B50"/>
    <w:rsid w:val="00252F97"/>
    <w:rsid w:val="00253004"/>
    <w:rsid w:val="00254810"/>
    <w:rsid w:val="00256CB6"/>
    <w:rsid w:val="002572BE"/>
    <w:rsid w:val="00257807"/>
    <w:rsid w:val="00260D05"/>
    <w:rsid w:val="00265C95"/>
    <w:rsid w:val="0026677F"/>
    <w:rsid w:val="00267306"/>
    <w:rsid w:val="00267754"/>
    <w:rsid w:val="00270D19"/>
    <w:rsid w:val="002711E0"/>
    <w:rsid w:val="00271C55"/>
    <w:rsid w:val="00272327"/>
    <w:rsid w:val="002745A8"/>
    <w:rsid w:val="002754BA"/>
    <w:rsid w:val="00275530"/>
    <w:rsid w:val="00282FC6"/>
    <w:rsid w:val="002836AD"/>
    <w:rsid w:val="00287CD9"/>
    <w:rsid w:val="00290C2A"/>
    <w:rsid w:val="0029142E"/>
    <w:rsid w:val="002940C9"/>
    <w:rsid w:val="00294F1C"/>
    <w:rsid w:val="00295526"/>
    <w:rsid w:val="0029639D"/>
    <w:rsid w:val="002966EC"/>
    <w:rsid w:val="00296DB6"/>
    <w:rsid w:val="002A0635"/>
    <w:rsid w:val="002A0EBD"/>
    <w:rsid w:val="002A1740"/>
    <w:rsid w:val="002A35CC"/>
    <w:rsid w:val="002A4A7E"/>
    <w:rsid w:val="002A69F9"/>
    <w:rsid w:val="002A7CEC"/>
    <w:rsid w:val="002B36B1"/>
    <w:rsid w:val="002B425D"/>
    <w:rsid w:val="002B44D1"/>
    <w:rsid w:val="002B628C"/>
    <w:rsid w:val="002C00F8"/>
    <w:rsid w:val="002C2511"/>
    <w:rsid w:val="002C562F"/>
    <w:rsid w:val="002D062F"/>
    <w:rsid w:val="002D064F"/>
    <w:rsid w:val="002D0795"/>
    <w:rsid w:val="002D132B"/>
    <w:rsid w:val="002D2A0B"/>
    <w:rsid w:val="002D54BA"/>
    <w:rsid w:val="002D5AB9"/>
    <w:rsid w:val="002D6FD7"/>
    <w:rsid w:val="002E30AE"/>
    <w:rsid w:val="002E4485"/>
    <w:rsid w:val="002E4B1E"/>
    <w:rsid w:val="002E5CA5"/>
    <w:rsid w:val="002E6154"/>
    <w:rsid w:val="002F16F7"/>
    <w:rsid w:val="002F2155"/>
    <w:rsid w:val="002F248A"/>
    <w:rsid w:val="002F3B25"/>
    <w:rsid w:val="002F43ED"/>
    <w:rsid w:val="002F4FCF"/>
    <w:rsid w:val="002F5FCA"/>
    <w:rsid w:val="00301A2F"/>
    <w:rsid w:val="00305121"/>
    <w:rsid w:val="0030619F"/>
    <w:rsid w:val="003110CD"/>
    <w:rsid w:val="003113BB"/>
    <w:rsid w:val="00311EC8"/>
    <w:rsid w:val="00315223"/>
    <w:rsid w:val="00315869"/>
    <w:rsid w:val="00317770"/>
    <w:rsid w:val="00317891"/>
    <w:rsid w:val="00322A17"/>
    <w:rsid w:val="00326F90"/>
    <w:rsid w:val="00327346"/>
    <w:rsid w:val="003329D5"/>
    <w:rsid w:val="00343C81"/>
    <w:rsid w:val="00345954"/>
    <w:rsid w:val="0034664C"/>
    <w:rsid w:val="00356287"/>
    <w:rsid w:val="003639D1"/>
    <w:rsid w:val="00364176"/>
    <w:rsid w:val="00366A12"/>
    <w:rsid w:val="00367011"/>
    <w:rsid w:val="00367557"/>
    <w:rsid w:val="00372818"/>
    <w:rsid w:val="0037388B"/>
    <w:rsid w:val="00375C1D"/>
    <w:rsid w:val="00377907"/>
    <w:rsid w:val="003833B3"/>
    <w:rsid w:val="00383E1C"/>
    <w:rsid w:val="00384D1C"/>
    <w:rsid w:val="00387496"/>
    <w:rsid w:val="003876E2"/>
    <w:rsid w:val="00392B5E"/>
    <w:rsid w:val="00393CCF"/>
    <w:rsid w:val="00393F6F"/>
    <w:rsid w:val="00395E45"/>
    <w:rsid w:val="003A13F8"/>
    <w:rsid w:val="003A3A7F"/>
    <w:rsid w:val="003A4390"/>
    <w:rsid w:val="003A5CBB"/>
    <w:rsid w:val="003B40A7"/>
    <w:rsid w:val="003B48EB"/>
    <w:rsid w:val="003B532B"/>
    <w:rsid w:val="003C0DAF"/>
    <w:rsid w:val="003C2534"/>
    <w:rsid w:val="003C3AC3"/>
    <w:rsid w:val="003C4961"/>
    <w:rsid w:val="003C5F6A"/>
    <w:rsid w:val="003D11E8"/>
    <w:rsid w:val="003D1C21"/>
    <w:rsid w:val="003D3750"/>
    <w:rsid w:val="003D5999"/>
    <w:rsid w:val="003D6CD1"/>
    <w:rsid w:val="003E3CE5"/>
    <w:rsid w:val="003E513B"/>
    <w:rsid w:val="003E7176"/>
    <w:rsid w:val="003E7FBA"/>
    <w:rsid w:val="003F3DD8"/>
    <w:rsid w:val="003F3F7D"/>
    <w:rsid w:val="003F4245"/>
    <w:rsid w:val="003F5033"/>
    <w:rsid w:val="003F61CE"/>
    <w:rsid w:val="004019A2"/>
    <w:rsid w:val="004025C9"/>
    <w:rsid w:val="0040315F"/>
    <w:rsid w:val="00410FDF"/>
    <w:rsid w:val="004136FF"/>
    <w:rsid w:val="00415935"/>
    <w:rsid w:val="00416C56"/>
    <w:rsid w:val="0041757A"/>
    <w:rsid w:val="004209FD"/>
    <w:rsid w:val="00422090"/>
    <w:rsid w:val="00423C6C"/>
    <w:rsid w:val="00425EDE"/>
    <w:rsid w:val="004276EE"/>
    <w:rsid w:val="0043032E"/>
    <w:rsid w:val="0043059F"/>
    <w:rsid w:val="00431489"/>
    <w:rsid w:val="00433A81"/>
    <w:rsid w:val="00433C92"/>
    <w:rsid w:val="004400BA"/>
    <w:rsid w:val="0044047B"/>
    <w:rsid w:val="00440B26"/>
    <w:rsid w:val="00446F71"/>
    <w:rsid w:val="004520E4"/>
    <w:rsid w:val="0045424B"/>
    <w:rsid w:val="00455046"/>
    <w:rsid w:val="00460E7A"/>
    <w:rsid w:val="00465103"/>
    <w:rsid w:val="00467BD0"/>
    <w:rsid w:val="00473542"/>
    <w:rsid w:val="00473867"/>
    <w:rsid w:val="00474714"/>
    <w:rsid w:val="00474C10"/>
    <w:rsid w:val="00477FBD"/>
    <w:rsid w:val="004814DD"/>
    <w:rsid w:val="004824AC"/>
    <w:rsid w:val="004832C8"/>
    <w:rsid w:val="00484633"/>
    <w:rsid w:val="004856D9"/>
    <w:rsid w:val="004868CA"/>
    <w:rsid w:val="00491315"/>
    <w:rsid w:val="004920E2"/>
    <w:rsid w:val="004A1FD0"/>
    <w:rsid w:val="004A3016"/>
    <w:rsid w:val="004A65B6"/>
    <w:rsid w:val="004A761E"/>
    <w:rsid w:val="004B2396"/>
    <w:rsid w:val="004B2CE6"/>
    <w:rsid w:val="004C13C0"/>
    <w:rsid w:val="004C34A4"/>
    <w:rsid w:val="004D0589"/>
    <w:rsid w:val="004D0EED"/>
    <w:rsid w:val="004D2C76"/>
    <w:rsid w:val="004D6FA2"/>
    <w:rsid w:val="004D7D1C"/>
    <w:rsid w:val="004E0E55"/>
    <w:rsid w:val="004E2B5C"/>
    <w:rsid w:val="004E5FAF"/>
    <w:rsid w:val="004E5FDB"/>
    <w:rsid w:val="004E742B"/>
    <w:rsid w:val="004F20BE"/>
    <w:rsid w:val="004F2A73"/>
    <w:rsid w:val="004F338C"/>
    <w:rsid w:val="004F5D07"/>
    <w:rsid w:val="004F5D38"/>
    <w:rsid w:val="004F7B52"/>
    <w:rsid w:val="004F7EB2"/>
    <w:rsid w:val="00500531"/>
    <w:rsid w:val="0050322F"/>
    <w:rsid w:val="00506E6A"/>
    <w:rsid w:val="00510525"/>
    <w:rsid w:val="00513DF7"/>
    <w:rsid w:val="00514F9A"/>
    <w:rsid w:val="00515981"/>
    <w:rsid w:val="00516C20"/>
    <w:rsid w:val="00520BE4"/>
    <w:rsid w:val="0052182E"/>
    <w:rsid w:val="00522E50"/>
    <w:rsid w:val="00523FCF"/>
    <w:rsid w:val="00525D0D"/>
    <w:rsid w:val="0052793E"/>
    <w:rsid w:val="00530F4D"/>
    <w:rsid w:val="0053133D"/>
    <w:rsid w:val="005319C2"/>
    <w:rsid w:val="0053345F"/>
    <w:rsid w:val="0053373B"/>
    <w:rsid w:val="00533F42"/>
    <w:rsid w:val="00534A5B"/>
    <w:rsid w:val="005404AB"/>
    <w:rsid w:val="005418F1"/>
    <w:rsid w:val="00543440"/>
    <w:rsid w:val="005468D6"/>
    <w:rsid w:val="00546F25"/>
    <w:rsid w:val="00547A53"/>
    <w:rsid w:val="0055287B"/>
    <w:rsid w:val="00552F32"/>
    <w:rsid w:val="0055648E"/>
    <w:rsid w:val="00557E51"/>
    <w:rsid w:val="00562A02"/>
    <w:rsid w:val="00563823"/>
    <w:rsid w:val="00563F12"/>
    <w:rsid w:val="005655D4"/>
    <w:rsid w:val="00565820"/>
    <w:rsid w:val="005659CB"/>
    <w:rsid w:val="0057135F"/>
    <w:rsid w:val="00573C70"/>
    <w:rsid w:val="00577B5E"/>
    <w:rsid w:val="00577E8E"/>
    <w:rsid w:val="00580029"/>
    <w:rsid w:val="0058050C"/>
    <w:rsid w:val="0058340B"/>
    <w:rsid w:val="00583CDD"/>
    <w:rsid w:val="005872BC"/>
    <w:rsid w:val="005913B7"/>
    <w:rsid w:val="00593209"/>
    <w:rsid w:val="0059479A"/>
    <w:rsid w:val="00595EFA"/>
    <w:rsid w:val="005A0026"/>
    <w:rsid w:val="005A6298"/>
    <w:rsid w:val="005A65A1"/>
    <w:rsid w:val="005B090C"/>
    <w:rsid w:val="005B0CF0"/>
    <w:rsid w:val="005B0F97"/>
    <w:rsid w:val="005B4358"/>
    <w:rsid w:val="005B57DF"/>
    <w:rsid w:val="005C0544"/>
    <w:rsid w:val="005C59FA"/>
    <w:rsid w:val="005C6DE1"/>
    <w:rsid w:val="005C6EB0"/>
    <w:rsid w:val="005C72D5"/>
    <w:rsid w:val="005D1706"/>
    <w:rsid w:val="005D4CE4"/>
    <w:rsid w:val="005D61F3"/>
    <w:rsid w:val="005E2231"/>
    <w:rsid w:val="005E387D"/>
    <w:rsid w:val="005E57AA"/>
    <w:rsid w:val="005E5884"/>
    <w:rsid w:val="005E5D4A"/>
    <w:rsid w:val="005E7F40"/>
    <w:rsid w:val="005F1277"/>
    <w:rsid w:val="005F1BE7"/>
    <w:rsid w:val="005F23A8"/>
    <w:rsid w:val="005F31BB"/>
    <w:rsid w:val="005F57AD"/>
    <w:rsid w:val="0060209A"/>
    <w:rsid w:val="00612631"/>
    <w:rsid w:val="00612880"/>
    <w:rsid w:val="00612A3B"/>
    <w:rsid w:val="00613227"/>
    <w:rsid w:val="006133ED"/>
    <w:rsid w:val="006158C9"/>
    <w:rsid w:val="00622510"/>
    <w:rsid w:val="00622936"/>
    <w:rsid w:val="00623F06"/>
    <w:rsid w:val="00627763"/>
    <w:rsid w:val="00630F04"/>
    <w:rsid w:val="00631089"/>
    <w:rsid w:val="00631D19"/>
    <w:rsid w:val="006320D5"/>
    <w:rsid w:val="006330F1"/>
    <w:rsid w:val="00633A39"/>
    <w:rsid w:val="00635248"/>
    <w:rsid w:val="006354AE"/>
    <w:rsid w:val="00643D34"/>
    <w:rsid w:val="00645FD2"/>
    <w:rsid w:val="00647216"/>
    <w:rsid w:val="00647419"/>
    <w:rsid w:val="006512F4"/>
    <w:rsid w:val="00653001"/>
    <w:rsid w:val="00653439"/>
    <w:rsid w:val="00655512"/>
    <w:rsid w:val="00661421"/>
    <w:rsid w:val="006648B2"/>
    <w:rsid w:val="006666B9"/>
    <w:rsid w:val="00666982"/>
    <w:rsid w:val="006671ED"/>
    <w:rsid w:val="00667F92"/>
    <w:rsid w:val="006714C4"/>
    <w:rsid w:val="0067346D"/>
    <w:rsid w:val="00673AB1"/>
    <w:rsid w:val="00674622"/>
    <w:rsid w:val="006746F4"/>
    <w:rsid w:val="00674925"/>
    <w:rsid w:val="00674F04"/>
    <w:rsid w:val="00675EF3"/>
    <w:rsid w:val="00680A53"/>
    <w:rsid w:val="006830A6"/>
    <w:rsid w:val="00684AC5"/>
    <w:rsid w:val="00695E21"/>
    <w:rsid w:val="0069669D"/>
    <w:rsid w:val="0069698E"/>
    <w:rsid w:val="00697631"/>
    <w:rsid w:val="006A4487"/>
    <w:rsid w:val="006A5B61"/>
    <w:rsid w:val="006A714E"/>
    <w:rsid w:val="006B045E"/>
    <w:rsid w:val="006B1C79"/>
    <w:rsid w:val="006C2B1E"/>
    <w:rsid w:val="006C2E05"/>
    <w:rsid w:val="006C7153"/>
    <w:rsid w:val="006C7F96"/>
    <w:rsid w:val="006D082D"/>
    <w:rsid w:val="006D0B56"/>
    <w:rsid w:val="006D197D"/>
    <w:rsid w:val="006D2C0C"/>
    <w:rsid w:val="006D3BF2"/>
    <w:rsid w:val="006D42C8"/>
    <w:rsid w:val="006D4858"/>
    <w:rsid w:val="006D5117"/>
    <w:rsid w:val="006D5749"/>
    <w:rsid w:val="006D6027"/>
    <w:rsid w:val="006D79D4"/>
    <w:rsid w:val="006E1FC0"/>
    <w:rsid w:val="006E4279"/>
    <w:rsid w:val="006E6F6E"/>
    <w:rsid w:val="006F17F6"/>
    <w:rsid w:val="006F2552"/>
    <w:rsid w:val="006F6119"/>
    <w:rsid w:val="006F65E8"/>
    <w:rsid w:val="006F6B91"/>
    <w:rsid w:val="00701DC3"/>
    <w:rsid w:val="007027F2"/>
    <w:rsid w:val="00702A3C"/>
    <w:rsid w:val="00702C38"/>
    <w:rsid w:val="007031B0"/>
    <w:rsid w:val="00704752"/>
    <w:rsid w:val="007054A7"/>
    <w:rsid w:val="00705E75"/>
    <w:rsid w:val="00706229"/>
    <w:rsid w:val="0070641E"/>
    <w:rsid w:val="007148FE"/>
    <w:rsid w:val="007169E2"/>
    <w:rsid w:val="00717C87"/>
    <w:rsid w:val="0072264D"/>
    <w:rsid w:val="00723B4E"/>
    <w:rsid w:val="00726D13"/>
    <w:rsid w:val="007309EE"/>
    <w:rsid w:val="00734EA8"/>
    <w:rsid w:val="007371DE"/>
    <w:rsid w:val="007378BA"/>
    <w:rsid w:val="00740BC0"/>
    <w:rsid w:val="00740EBA"/>
    <w:rsid w:val="007418ED"/>
    <w:rsid w:val="00743A3E"/>
    <w:rsid w:val="007456EF"/>
    <w:rsid w:val="0074775C"/>
    <w:rsid w:val="00750529"/>
    <w:rsid w:val="0075118E"/>
    <w:rsid w:val="00752A37"/>
    <w:rsid w:val="007542B7"/>
    <w:rsid w:val="0075793E"/>
    <w:rsid w:val="00761C48"/>
    <w:rsid w:val="007622D0"/>
    <w:rsid w:val="00763359"/>
    <w:rsid w:val="00763DD9"/>
    <w:rsid w:val="0076534C"/>
    <w:rsid w:val="007653D5"/>
    <w:rsid w:val="007707FF"/>
    <w:rsid w:val="00772CCA"/>
    <w:rsid w:val="00774AA8"/>
    <w:rsid w:val="00774EA8"/>
    <w:rsid w:val="00776048"/>
    <w:rsid w:val="0078028B"/>
    <w:rsid w:val="00782FB8"/>
    <w:rsid w:val="0078414B"/>
    <w:rsid w:val="0078458C"/>
    <w:rsid w:val="00785683"/>
    <w:rsid w:val="007876BC"/>
    <w:rsid w:val="00791A6B"/>
    <w:rsid w:val="00793E5D"/>
    <w:rsid w:val="007A25AA"/>
    <w:rsid w:val="007A275F"/>
    <w:rsid w:val="007A6C1E"/>
    <w:rsid w:val="007B06BE"/>
    <w:rsid w:val="007B2A67"/>
    <w:rsid w:val="007B2D94"/>
    <w:rsid w:val="007B48C9"/>
    <w:rsid w:val="007B5A80"/>
    <w:rsid w:val="007C6266"/>
    <w:rsid w:val="007C6272"/>
    <w:rsid w:val="007D6891"/>
    <w:rsid w:val="007E0A45"/>
    <w:rsid w:val="007E12EE"/>
    <w:rsid w:val="007E15BF"/>
    <w:rsid w:val="007E48B7"/>
    <w:rsid w:val="007E77B5"/>
    <w:rsid w:val="007F0E4D"/>
    <w:rsid w:val="007F34DB"/>
    <w:rsid w:val="007F37E6"/>
    <w:rsid w:val="007F4BE5"/>
    <w:rsid w:val="007F7BB5"/>
    <w:rsid w:val="00800ABF"/>
    <w:rsid w:val="0080133D"/>
    <w:rsid w:val="0080137E"/>
    <w:rsid w:val="00802635"/>
    <w:rsid w:val="0080381A"/>
    <w:rsid w:val="00804EB6"/>
    <w:rsid w:val="008072AB"/>
    <w:rsid w:val="00813E5C"/>
    <w:rsid w:val="00815B58"/>
    <w:rsid w:val="008210A0"/>
    <w:rsid w:val="0082181D"/>
    <w:rsid w:val="008256EE"/>
    <w:rsid w:val="00825D03"/>
    <w:rsid w:val="00826343"/>
    <w:rsid w:val="00830702"/>
    <w:rsid w:val="00830FB9"/>
    <w:rsid w:val="008319B4"/>
    <w:rsid w:val="008343C7"/>
    <w:rsid w:val="00834A97"/>
    <w:rsid w:val="00836CDC"/>
    <w:rsid w:val="0084376A"/>
    <w:rsid w:val="0084483F"/>
    <w:rsid w:val="00844B5C"/>
    <w:rsid w:val="008478AD"/>
    <w:rsid w:val="00851968"/>
    <w:rsid w:val="00852A95"/>
    <w:rsid w:val="0085411D"/>
    <w:rsid w:val="00856D57"/>
    <w:rsid w:val="00862F2A"/>
    <w:rsid w:val="0086384A"/>
    <w:rsid w:val="00864F4A"/>
    <w:rsid w:val="008669FC"/>
    <w:rsid w:val="0086701C"/>
    <w:rsid w:val="00874CEB"/>
    <w:rsid w:val="00876C40"/>
    <w:rsid w:val="00876D7F"/>
    <w:rsid w:val="00880817"/>
    <w:rsid w:val="0088135A"/>
    <w:rsid w:val="00883E88"/>
    <w:rsid w:val="00891B6E"/>
    <w:rsid w:val="0089340E"/>
    <w:rsid w:val="008944FF"/>
    <w:rsid w:val="0089EF2F"/>
    <w:rsid w:val="008A35E8"/>
    <w:rsid w:val="008A54DF"/>
    <w:rsid w:val="008A551F"/>
    <w:rsid w:val="008A6830"/>
    <w:rsid w:val="008A7251"/>
    <w:rsid w:val="008A74A0"/>
    <w:rsid w:val="008B0459"/>
    <w:rsid w:val="008B1995"/>
    <w:rsid w:val="008B669C"/>
    <w:rsid w:val="008B71A1"/>
    <w:rsid w:val="008B71A7"/>
    <w:rsid w:val="008B7C0C"/>
    <w:rsid w:val="008B7F60"/>
    <w:rsid w:val="008C522E"/>
    <w:rsid w:val="008C5908"/>
    <w:rsid w:val="008C6E77"/>
    <w:rsid w:val="008D3E0B"/>
    <w:rsid w:val="008D4DAC"/>
    <w:rsid w:val="008D5A2B"/>
    <w:rsid w:val="008D710E"/>
    <w:rsid w:val="008E00C7"/>
    <w:rsid w:val="008E04FD"/>
    <w:rsid w:val="008E0B4E"/>
    <w:rsid w:val="008E0E7B"/>
    <w:rsid w:val="008E2B8E"/>
    <w:rsid w:val="008E3B71"/>
    <w:rsid w:val="008E3C31"/>
    <w:rsid w:val="008E445E"/>
    <w:rsid w:val="008E6702"/>
    <w:rsid w:val="008F0E14"/>
    <w:rsid w:val="008F2460"/>
    <w:rsid w:val="008F4E80"/>
    <w:rsid w:val="008F5C59"/>
    <w:rsid w:val="008F5F75"/>
    <w:rsid w:val="008F755C"/>
    <w:rsid w:val="0090092C"/>
    <w:rsid w:val="0090119E"/>
    <w:rsid w:val="00905DF5"/>
    <w:rsid w:val="00911286"/>
    <w:rsid w:val="009119A1"/>
    <w:rsid w:val="009144F0"/>
    <w:rsid w:val="00917B42"/>
    <w:rsid w:val="00921D9B"/>
    <w:rsid w:val="00923A07"/>
    <w:rsid w:val="00923E37"/>
    <w:rsid w:val="009243B8"/>
    <w:rsid w:val="00925695"/>
    <w:rsid w:val="00925DA4"/>
    <w:rsid w:val="00926DFD"/>
    <w:rsid w:val="00930269"/>
    <w:rsid w:val="00931EF0"/>
    <w:rsid w:val="009426DF"/>
    <w:rsid w:val="009428E5"/>
    <w:rsid w:val="00944080"/>
    <w:rsid w:val="009466D6"/>
    <w:rsid w:val="00946950"/>
    <w:rsid w:val="00947447"/>
    <w:rsid w:val="009479BD"/>
    <w:rsid w:val="0095523A"/>
    <w:rsid w:val="009560FC"/>
    <w:rsid w:val="00956E20"/>
    <w:rsid w:val="009576E9"/>
    <w:rsid w:val="009605ED"/>
    <w:rsid w:val="00962560"/>
    <w:rsid w:val="00965527"/>
    <w:rsid w:val="0096734E"/>
    <w:rsid w:val="0097087D"/>
    <w:rsid w:val="0097435B"/>
    <w:rsid w:val="009749F3"/>
    <w:rsid w:val="00977F33"/>
    <w:rsid w:val="00982846"/>
    <w:rsid w:val="009833F2"/>
    <w:rsid w:val="00984F33"/>
    <w:rsid w:val="009863CD"/>
    <w:rsid w:val="00990FA0"/>
    <w:rsid w:val="0099424A"/>
    <w:rsid w:val="00996782"/>
    <w:rsid w:val="00996CAF"/>
    <w:rsid w:val="00996F6E"/>
    <w:rsid w:val="009972C7"/>
    <w:rsid w:val="0099754F"/>
    <w:rsid w:val="009A0B24"/>
    <w:rsid w:val="009A1C09"/>
    <w:rsid w:val="009A696C"/>
    <w:rsid w:val="009A6C5B"/>
    <w:rsid w:val="009B0724"/>
    <w:rsid w:val="009B141B"/>
    <w:rsid w:val="009B67D2"/>
    <w:rsid w:val="009B6FF7"/>
    <w:rsid w:val="009C122E"/>
    <w:rsid w:val="009C7EEC"/>
    <w:rsid w:val="009D2C3A"/>
    <w:rsid w:val="009D65A2"/>
    <w:rsid w:val="009E0279"/>
    <w:rsid w:val="009E2285"/>
    <w:rsid w:val="009E3B98"/>
    <w:rsid w:val="009E4245"/>
    <w:rsid w:val="009E4C41"/>
    <w:rsid w:val="009F086A"/>
    <w:rsid w:val="009F0F22"/>
    <w:rsid w:val="009F3233"/>
    <w:rsid w:val="009F6DE9"/>
    <w:rsid w:val="00A0304B"/>
    <w:rsid w:val="00A033FF"/>
    <w:rsid w:val="00A042C4"/>
    <w:rsid w:val="00A04F9B"/>
    <w:rsid w:val="00A06CA4"/>
    <w:rsid w:val="00A07FF0"/>
    <w:rsid w:val="00A10841"/>
    <w:rsid w:val="00A1370A"/>
    <w:rsid w:val="00A13BB7"/>
    <w:rsid w:val="00A17B73"/>
    <w:rsid w:val="00A23724"/>
    <w:rsid w:val="00A238FC"/>
    <w:rsid w:val="00A26CF5"/>
    <w:rsid w:val="00A26D66"/>
    <w:rsid w:val="00A32FCF"/>
    <w:rsid w:val="00A3356A"/>
    <w:rsid w:val="00A35733"/>
    <w:rsid w:val="00A37CFB"/>
    <w:rsid w:val="00A453CE"/>
    <w:rsid w:val="00A47770"/>
    <w:rsid w:val="00A47895"/>
    <w:rsid w:val="00A47E95"/>
    <w:rsid w:val="00A56E85"/>
    <w:rsid w:val="00A57151"/>
    <w:rsid w:val="00A6092F"/>
    <w:rsid w:val="00A64CBC"/>
    <w:rsid w:val="00A650B5"/>
    <w:rsid w:val="00A66B67"/>
    <w:rsid w:val="00A66FE1"/>
    <w:rsid w:val="00A67392"/>
    <w:rsid w:val="00A676EE"/>
    <w:rsid w:val="00A73040"/>
    <w:rsid w:val="00A7709C"/>
    <w:rsid w:val="00A77460"/>
    <w:rsid w:val="00A800A2"/>
    <w:rsid w:val="00A82EC4"/>
    <w:rsid w:val="00A85A0E"/>
    <w:rsid w:val="00A86E88"/>
    <w:rsid w:val="00A907B1"/>
    <w:rsid w:val="00A907EE"/>
    <w:rsid w:val="00A92E2C"/>
    <w:rsid w:val="00A9337F"/>
    <w:rsid w:val="00A94DF3"/>
    <w:rsid w:val="00A9517E"/>
    <w:rsid w:val="00AA1D8D"/>
    <w:rsid w:val="00AA3701"/>
    <w:rsid w:val="00AA4AA3"/>
    <w:rsid w:val="00AB0B02"/>
    <w:rsid w:val="00AB110F"/>
    <w:rsid w:val="00AB142F"/>
    <w:rsid w:val="00AB15C5"/>
    <w:rsid w:val="00AB2333"/>
    <w:rsid w:val="00AB317A"/>
    <w:rsid w:val="00AB422C"/>
    <w:rsid w:val="00AB5BFF"/>
    <w:rsid w:val="00AC0626"/>
    <w:rsid w:val="00AC5ED8"/>
    <w:rsid w:val="00AC6A77"/>
    <w:rsid w:val="00AD02D3"/>
    <w:rsid w:val="00AD0D2B"/>
    <w:rsid w:val="00AD115D"/>
    <w:rsid w:val="00AD28FE"/>
    <w:rsid w:val="00AD2C3E"/>
    <w:rsid w:val="00AD4795"/>
    <w:rsid w:val="00AD72F2"/>
    <w:rsid w:val="00AD7ECA"/>
    <w:rsid w:val="00AE4CF6"/>
    <w:rsid w:val="00AE5A6F"/>
    <w:rsid w:val="00AE6395"/>
    <w:rsid w:val="00AE7879"/>
    <w:rsid w:val="00AF1F45"/>
    <w:rsid w:val="00AF367F"/>
    <w:rsid w:val="00AF45AD"/>
    <w:rsid w:val="00AF5151"/>
    <w:rsid w:val="00AF604F"/>
    <w:rsid w:val="00B0228A"/>
    <w:rsid w:val="00B03488"/>
    <w:rsid w:val="00B070A4"/>
    <w:rsid w:val="00B100E9"/>
    <w:rsid w:val="00B11CD5"/>
    <w:rsid w:val="00B12EB5"/>
    <w:rsid w:val="00B14DAB"/>
    <w:rsid w:val="00B20455"/>
    <w:rsid w:val="00B2295B"/>
    <w:rsid w:val="00B22D8A"/>
    <w:rsid w:val="00B237D9"/>
    <w:rsid w:val="00B242B8"/>
    <w:rsid w:val="00B24BF8"/>
    <w:rsid w:val="00B24F96"/>
    <w:rsid w:val="00B31752"/>
    <w:rsid w:val="00B3223C"/>
    <w:rsid w:val="00B33F63"/>
    <w:rsid w:val="00B3402C"/>
    <w:rsid w:val="00B347DF"/>
    <w:rsid w:val="00B35FEE"/>
    <w:rsid w:val="00B366E4"/>
    <w:rsid w:val="00B37D80"/>
    <w:rsid w:val="00B409F7"/>
    <w:rsid w:val="00B46805"/>
    <w:rsid w:val="00B46E1E"/>
    <w:rsid w:val="00B47670"/>
    <w:rsid w:val="00B47730"/>
    <w:rsid w:val="00B51B5D"/>
    <w:rsid w:val="00B53AFC"/>
    <w:rsid w:val="00B53B70"/>
    <w:rsid w:val="00B54933"/>
    <w:rsid w:val="00B571C0"/>
    <w:rsid w:val="00B62E69"/>
    <w:rsid w:val="00B634C9"/>
    <w:rsid w:val="00B65DC6"/>
    <w:rsid w:val="00B66388"/>
    <w:rsid w:val="00B70880"/>
    <w:rsid w:val="00B762E2"/>
    <w:rsid w:val="00B76AE9"/>
    <w:rsid w:val="00B83086"/>
    <w:rsid w:val="00B838EF"/>
    <w:rsid w:val="00B8398C"/>
    <w:rsid w:val="00B83D2D"/>
    <w:rsid w:val="00B85B28"/>
    <w:rsid w:val="00B96B3E"/>
    <w:rsid w:val="00B97794"/>
    <w:rsid w:val="00BA105B"/>
    <w:rsid w:val="00BA2085"/>
    <w:rsid w:val="00BA4732"/>
    <w:rsid w:val="00BA48B1"/>
    <w:rsid w:val="00BA58A3"/>
    <w:rsid w:val="00BB0024"/>
    <w:rsid w:val="00BB3EB5"/>
    <w:rsid w:val="00BB3F44"/>
    <w:rsid w:val="00BB48C3"/>
    <w:rsid w:val="00BB5273"/>
    <w:rsid w:val="00BB7667"/>
    <w:rsid w:val="00BB7CF6"/>
    <w:rsid w:val="00BC1424"/>
    <w:rsid w:val="00BC318C"/>
    <w:rsid w:val="00BC401C"/>
    <w:rsid w:val="00BC4BF2"/>
    <w:rsid w:val="00BC61E2"/>
    <w:rsid w:val="00BC7645"/>
    <w:rsid w:val="00BD1CA3"/>
    <w:rsid w:val="00BD1F69"/>
    <w:rsid w:val="00BD2D9A"/>
    <w:rsid w:val="00BD6E64"/>
    <w:rsid w:val="00BE09C9"/>
    <w:rsid w:val="00BE2E2D"/>
    <w:rsid w:val="00BE7170"/>
    <w:rsid w:val="00BF080D"/>
    <w:rsid w:val="00BF1907"/>
    <w:rsid w:val="00BF2F07"/>
    <w:rsid w:val="00BF7DB5"/>
    <w:rsid w:val="00C006E4"/>
    <w:rsid w:val="00C00D5A"/>
    <w:rsid w:val="00C01CA4"/>
    <w:rsid w:val="00C04DDB"/>
    <w:rsid w:val="00C12933"/>
    <w:rsid w:val="00C161FA"/>
    <w:rsid w:val="00C165E3"/>
    <w:rsid w:val="00C17663"/>
    <w:rsid w:val="00C17733"/>
    <w:rsid w:val="00C207E5"/>
    <w:rsid w:val="00C21DEA"/>
    <w:rsid w:val="00C31E96"/>
    <w:rsid w:val="00C32FDF"/>
    <w:rsid w:val="00C4067F"/>
    <w:rsid w:val="00C44870"/>
    <w:rsid w:val="00C45818"/>
    <w:rsid w:val="00C51312"/>
    <w:rsid w:val="00C54DC3"/>
    <w:rsid w:val="00C55847"/>
    <w:rsid w:val="00C57F20"/>
    <w:rsid w:val="00C616FF"/>
    <w:rsid w:val="00C61C19"/>
    <w:rsid w:val="00C62010"/>
    <w:rsid w:val="00C6365C"/>
    <w:rsid w:val="00C64777"/>
    <w:rsid w:val="00C64BB7"/>
    <w:rsid w:val="00C67414"/>
    <w:rsid w:val="00C70551"/>
    <w:rsid w:val="00C74D34"/>
    <w:rsid w:val="00C75D65"/>
    <w:rsid w:val="00C847FC"/>
    <w:rsid w:val="00C853C7"/>
    <w:rsid w:val="00C87004"/>
    <w:rsid w:val="00C87E3E"/>
    <w:rsid w:val="00C907D4"/>
    <w:rsid w:val="00C90BF2"/>
    <w:rsid w:val="00C915C9"/>
    <w:rsid w:val="00C926AF"/>
    <w:rsid w:val="00C9628C"/>
    <w:rsid w:val="00C96749"/>
    <w:rsid w:val="00CA4FA1"/>
    <w:rsid w:val="00CA5EFA"/>
    <w:rsid w:val="00CB045D"/>
    <w:rsid w:val="00CB0664"/>
    <w:rsid w:val="00CB0BCC"/>
    <w:rsid w:val="00CB3C31"/>
    <w:rsid w:val="00CC00F4"/>
    <w:rsid w:val="00CC1D96"/>
    <w:rsid w:val="00CC2046"/>
    <w:rsid w:val="00CC2AA9"/>
    <w:rsid w:val="00CD0107"/>
    <w:rsid w:val="00CD1165"/>
    <w:rsid w:val="00CD581F"/>
    <w:rsid w:val="00CE0D31"/>
    <w:rsid w:val="00CE48C5"/>
    <w:rsid w:val="00CF1F5D"/>
    <w:rsid w:val="00CF5396"/>
    <w:rsid w:val="00CF5951"/>
    <w:rsid w:val="00CF746F"/>
    <w:rsid w:val="00CF74F9"/>
    <w:rsid w:val="00CF780D"/>
    <w:rsid w:val="00D004A3"/>
    <w:rsid w:val="00D04299"/>
    <w:rsid w:val="00D11F79"/>
    <w:rsid w:val="00D1383E"/>
    <w:rsid w:val="00D16142"/>
    <w:rsid w:val="00D17CFC"/>
    <w:rsid w:val="00D20209"/>
    <w:rsid w:val="00D20759"/>
    <w:rsid w:val="00D2358A"/>
    <w:rsid w:val="00D24445"/>
    <w:rsid w:val="00D32A48"/>
    <w:rsid w:val="00D32DA1"/>
    <w:rsid w:val="00D33BDD"/>
    <w:rsid w:val="00D34502"/>
    <w:rsid w:val="00D34ACB"/>
    <w:rsid w:val="00D4078E"/>
    <w:rsid w:val="00D434D2"/>
    <w:rsid w:val="00D437A0"/>
    <w:rsid w:val="00D45B5D"/>
    <w:rsid w:val="00D50201"/>
    <w:rsid w:val="00D50615"/>
    <w:rsid w:val="00D54FCD"/>
    <w:rsid w:val="00D56C26"/>
    <w:rsid w:val="00D6220E"/>
    <w:rsid w:val="00D65D34"/>
    <w:rsid w:val="00D70F05"/>
    <w:rsid w:val="00D71252"/>
    <w:rsid w:val="00D7268A"/>
    <w:rsid w:val="00D729BE"/>
    <w:rsid w:val="00D747A0"/>
    <w:rsid w:val="00D74F78"/>
    <w:rsid w:val="00D80084"/>
    <w:rsid w:val="00D83AE3"/>
    <w:rsid w:val="00D8685A"/>
    <w:rsid w:val="00D931D9"/>
    <w:rsid w:val="00D95A3D"/>
    <w:rsid w:val="00D9626C"/>
    <w:rsid w:val="00D97FCF"/>
    <w:rsid w:val="00DA1ACF"/>
    <w:rsid w:val="00DA254F"/>
    <w:rsid w:val="00DA5736"/>
    <w:rsid w:val="00DA5A86"/>
    <w:rsid w:val="00DB1D25"/>
    <w:rsid w:val="00DB62BA"/>
    <w:rsid w:val="00DC1223"/>
    <w:rsid w:val="00DC5110"/>
    <w:rsid w:val="00DC6A00"/>
    <w:rsid w:val="00DC7079"/>
    <w:rsid w:val="00DD04D5"/>
    <w:rsid w:val="00DD5991"/>
    <w:rsid w:val="00DD6271"/>
    <w:rsid w:val="00DE1821"/>
    <w:rsid w:val="00DE2486"/>
    <w:rsid w:val="00DE25C4"/>
    <w:rsid w:val="00DE5A1D"/>
    <w:rsid w:val="00DF0CFD"/>
    <w:rsid w:val="00DF3463"/>
    <w:rsid w:val="00DF4B35"/>
    <w:rsid w:val="00DF6764"/>
    <w:rsid w:val="00DF7A6B"/>
    <w:rsid w:val="00E00FDD"/>
    <w:rsid w:val="00E01015"/>
    <w:rsid w:val="00E02777"/>
    <w:rsid w:val="00E0552B"/>
    <w:rsid w:val="00E05AD3"/>
    <w:rsid w:val="00E07BC6"/>
    <w:rsid w:val="00E11C0E"/>
    <w:rsid w:val="00E12279"/>
    <w:rsid w:val="00E13862"/>
    <w:rsid w:val="00E13C0C"/>
    <w:rsid w:val="00E169D7"/>
    <w:rsid w:val="00E21010"/>
    <w:rsid w:val="00E2102F"/>
    <w:rsid w:val="00E21742"/>
    <w:rsid w:val="00E238ED"/>
    <w:rsid w:val="00E33899"/>
    <w:rsid w:val="00E34EE9"/>
    <w:rsid w:val="00E35DB1"/>
    <w:rsid w:val="00E43424"/>
    <w:rsid w:val="00E441BA"/>
    <w:rsid w:val="00E4575C"/>
    <w:rsid w:val="00E4637E"/>
    <w:rsid w:val="00E46E36"/>
    <w:rsid w:val="00E510BE"/>
    <w:rsid w:val="00E562CB"/>
    <w:rsid w:val="00E57E24"/>
    <w:rsid w:val="00E669CE"/>
    <w:rsid w:val="00E7223F"/>
    <w:rsid w:val="00E72C13"/>
    <w:rsid w:val="00E73C9E"/>
    <w:rsid w:val="00E7583B"/>
    <w:rsid w:val="00E75D5A"/>
    <w:rsid w:val="00E75EF2"/>
    <w:rsid w:val="00E76F74"/>
    <w:rsid w:val="00E813B7"/>
    <w:rsid w:val="00E82793"/>
    <w:rsid w:val="00E829CD"/>
    <w:rsid w:val="00E83AF4"/>
    <w:rsid w:val="00E83C09"/>
    <w:rsid w:val="00E84EE9"/>
    <w:rsid w:val="00E851CB"/>
    <w:rsid w:val="00E85A74"/>
    <w:rsid w:val="00E85E90"/>
    <w:rsid w:val="00E86599"/>
    <w:rsid w:val="00E91329"/>
    <w:rsid w:val="00E91E2D"/>
    <w:rsid w:val="00E95B07"/>
    <w:rsid w:val="00EA1366"/>
    <w:rsid w:val="00EB00E9"/>
    <w:rsid w:val="00EB1DFC"/>
    <w:rsid w:val="00EB37E0"/>
    <w:rsid w:val="00EB4A5A"/>
    <w:rsid w:val="00EB6708"/>
    <w:rsid w:val="00EC0968"/>
    <w:rsid w:val="00EC3B23"/>
    <w:rsid w:val="00EC4516"/>
    <w:rsid w:val="00EC461C"/>
    <w:rsid w:val="00EC6C3D"/>
    <w:rsid w:val="00EC72F9"/>
    <w:rsid w:val="00EC7F82"/>
    <w:rsid w:val="00ED136B"/>
    <w:rsid w:val="00ED2D6D"/>
    <w:rsid w:val="00ED49C9"/>
    <w:rsid w:val="00ED4B69"/>
    <w:rsid w:val="00ED6435"/>
    <w:rsid w:val="00ED65B1"/>
    <w:rsid w:val="00ED6F0F"/>
    <w:rsid w:val="00ED718F"/>
    <w:rsid w:val="00ED7D64"/>
    <w:rsid w:val="00EF7199"/>
    <w:rsid w:val="00F00284"/>
    <w:rsid w:val="00F0172F"/>
    <w:rsid w:val="00F04D5E"/>
    <w:rsid w:val="00F05149"/>
    <w:rsid w:val="00F05F1E"/>
    <w:rsid w:val="00F13FDC"/>
    <w:rsid w:val="00F16751"/>
    <w:rsid w:val="00F16C74"/>
    <w:rsid w:val="00F20782"/>
    <w:rsid w:val="00F21AC0"/>
    <w:rsid w:val="00F2407D"/>
    <w:rsid w:val="00F26261"/>
    <w:rsid w:val="00F271B3"/>
    <w:rsid w:val="00F27B45"/>
    <w:rsid w:val="00F34CB4"/>
    <w:rsid w:val="00F42BD8"/>
    <w:rsid w:val="00F43951"/>
    <w:rsid w:val="00F448DC"/>
    <w:rsid w:val="00F461B5"/>
    <w:rsid w:val="00F46330"/>
    <w:rsid w:val="00F50920"/>
    <w:rsid w:val="00F5158A"/>
    <w:rsid w:val="00F53B6A"/>
    <w:rsid w:val="00F53C1C"/>
    <w:rsid w:val="00F55F90"/>
    <w:rsid w:val="00F5755C"/>
    <w:rsid w:val="00F61C14"/>
    <w:rsid w:val="00F62712"/>
    <w:rsid w:val="00F637FC"/>
    <w:rsid w:val="00F63A37"/>
    <w:rsid w:val="00F67B97"/>
    <w:rsid w:val="00F703FB"/>
    <w:rsid w:val="00F71964"/>
    <w:rsid w:val="00F806CD"/>
    <w:rsid w:val="00F8270D"/>
    <w:rsid w:val="00F8325C"/>
    <w:rsid w:val="00F83341"/>
    <w:rsid w:val="00F83ADC"/>
    <w:rsid w:val="00F932C3"/>
    <w:rsid w:val="00F959B8"/>
    <w:rsid w:val="00F9784C"/>
    <w:rsid w:val="00FA291F"/>
    <w:rsid w:val="00FA3015"/>
    <w:rsid w:val="00FA3694"/>
    <w:rsid w:val="00FA5861"/>
    <w:rsid w:val="00FA7375"/>
    <w:rsid w:val="00FA7645"/>
    <w:rsid w:val="00FB152F"/>
    <w:rsid w:val="00FB1FFB"/>
    <w:rsid w:val="00FB294B"/>
    <w:rsid w:val="00FB58D9"/>
    <w:rsid w:val="00FB6540"/>
    <w:rsid w:val="00FB76DA"/>
    <w:rsid w:val="00FC4634"/>
    <w:rsid w:val="00FC4C8F"/>
    <w:rsid w:val="00FC693F"/>
    <w:rsid w:val="00FC7965"/>
    <w:rsid w:val="00FD1E44"/>
    <w:rsid w:val="00FD3F7D"/>
    <w:rsid w:val="00FD768A"/>
    <w:rsid w:val="00FD7882"/>
    <w:rsid w:val="00FE4A48"/>
    <w:rsid w:val="00FE6F0B"/>
    <w:rsid w:val="00FF03EF"/>
    <w:rsid w:val="00FF19ED"/>
    <w:rsid w:val="00FF1F1B"/>
    <w:rsid w:val="00FF3CA0"/>
    <w:rsid w:val="00FF6612"/>
    <w:rsid w:val="00FF7FBD"/>
    <w:rsid w:val="0159628B"/>
    <w:rsid w:val="015D999E"/>
    <w:rsid w:val="018F77B3"/>
    <w:rsid w:val="01A6FC05"/>
    <w:rsid w:val="01C023E0"/>
    <w:rsid w:val="01D390D0"/>
    <w:rsid w:val="020DEA25"/>
    <w:rsid w:val="02426E58"/>
    <w:rsid w:val="025800E3"/>
    <w:rsid w:val="02E2F35D"/>
    <w:rsid w:val="02EF9B68"/>
    <w:rsid w:val="03C5A3EC"/>
    <w:rsid w:val="0450CC4C"/>
    <w:rsid w:val="04590C96"/>
    <w:rsid w:val="0471C38B"/>
    <w:rsid w:val="047B6D2A"/>
    <w:rsid w:val="04A00CCA"/>
    <w:rsid w:val="04B1353E"/>
    <w:rsid w:val="052C5050"/>
    <w:rsid w:val="0570C393"/>
    <w:rsid w:val="057BCD42"/>
    <w:rsid w:val="05CEAC74"/>
    <w:rsid w:val="05ECDE84"/>
    <w:rsid w:val="06F07061"/>
    <w:rsid w:val="0716D753"/>
    <w:rsid w:val="074F4CF8"/>
    <w:rsid w:val="0786888C"/>
    <w:rsid w:val="07BD5FA1"/>
    <w:rsid w:val="07C0018C"/>
    <w:rsid w:val="07D43FB1"/>
    <w:rsid w:val="08633A33"/>
    <w:rsid w:val="08ADB8B6"/>
    <w:rsid w:val="08F27435"/>
    <w:rsid w:val="09E64455"/>
    <w:rsid w:val="0A4409B1"/>
    <w:rsid w:val="0B5B2806"/>
    <w:rsid w:val="0B95D0C4"/>
    <w:rsid w:val="0BAAAF8A"/>
    <w:rsid w:val="0C379095"/>
    <w:rsid w:val="0C43E820"/>
    <w:rsid w:val="0CBB8FCC"/>
    <w:rsid w:val="0D47E6EB"/>
    <w:rsid w:val="0D5A8346"/>
    <w:rsid w:val="0DD3644E"/>
    <w:rsid w:val="0E1CE5DF"/>
    <w:rsid w:val="0E32E7B6"/>
    <w:rsid w:val="0E3A0102"/>
    <w:rsid w:val="0E3C76D3"/>
    <w:rsid w:val="0E9516F6"/>
    <w:rsid w:val="0EAEB63F"/>
    <w:rsid w:val="0EE23E84"/>
    <w:rsid w:val="0FD3F73F"/>
    <w:rsid w:val="10D33A97"/>
    <w:rsid w:val="110094D8"/>
    <w:rsid w:val="113CC991"/>
    <w:rsid w:val="1161EA7B"/>
    <w:rsid w:val="11D1387E"/>
    <w:rsid w:val="1365B467"/>
    <w:rsid w:val="13775174"/>
    <w:rsid w:val="14189A05"/>
    <w:rsid w:val="142C3150"/>
    <w:rsid w:val="1431D5D8"/>
    <w:rsid w:val="146CDD38"/>
    <w:rsid w:val="146E7EC2"/>
    <w:rsid w:val="1513BBD4"/>
    <w:rsid w:val="155A6D44"/>
    <w:rsid w:val="1590E5F2"/>
    <w:rsid w:val="15AB83A7"/>
    <w:rsid w:val="161A9483"/>
    <w:rsid w:val="16939D6B"/>
    <w:rsid w:val="16977BEF"/>
    <w:rsid w:val="16D7D3DF"/>
    <w:rsid w:val="16DA0B1F"/>
    <w:rsid w:val="17B1849D"/>
    <w:rsid w:val="17D2C998"/>
    <w:rsid w:val="17E49151"/>
    <w:rsid w:val="17EBE32A"/>
    <w:rsid w:val="17F40287"/>
    <w:rsid w:val="183058B7"/>
    <w:rsid w:val="18A1E065"/>
    <w:rsid w:val="19A10FE9"/>
    <w:rsid w:val="19F0E872"/>
    <w:rsid w:val="1A09EA5D"/>
    <w:rsid w:val="1A2DDDB4"/>
    <w:rsid w:val="1A460CE8"/>
    <w:rsid w:val="1A4FC855"/>
    <w:rsid w:val="1A676327"/>
    <w:rsid w:val="1A83C1DE"/>
    <w:rsid w:val="1A9492B9"/>
    <w:rsid w:val="1B15A969"/>
    <w:rsid w:val="1B679A22"/>
    <w:rsid w:val="1C1358B8"/>
    <w:rsid w:val="1C298F05"/>
    <w:rsid w:val="1DA1DD4C"/>
    <w:rsid w:val="1E7AA529"/>
    <w:rsid w:val="1E9C4961"/>
    <w:rsid w:val="1F4A1598"/>
    <w:rsid w:val="1F55DCF4"/>
    <w:rsid w:val="1F87BA95"/>
    <w:rsid w:val="1FB768C3"/>
    <w:rsid w:val="1FBDF472"/>
    <w:rsid w:val="1FC209EE"/>
    <w:rsid w:val="2096E9C4"/>
    <w:rsid w:val="209A67AB"/>
    <w:rsid w:val="20D4915A"/>
    <w:rsid w:val="20E8401E"/>
    <w:rsid w:val="2106BB35"/>
    <w:rsid w:val="213FE6A2"/>
    <w:rsid w:val="2334766F"/>
    <w:rsid w:val="235B6798"/>
    <w:rsid w:val="23630E66"/>
    <w:rsid w:val="23E80265"/>
    <w:rsid w:val="23EFF162"/>
    <w:rsid w:val="23F225DE"/>
    <w:rsid w:val="240E296B"/>
    <w:rsid w:val="2426B8F7"/>
    <w:rsid w:val="244FC0FC"/>
    <w:rsid w:val="24797F95"/>
    <w:rsid w:val="24890DE2"/>
    <w:rsid w:val="24BCDF8A"/>
    <w:rsid w:val="258929E7"/>
    <w:rsid w:val="25CCC04A"/>
    <w:rsid w:val="26021E6B"/>
    <w:rsid w:val="261378BD"/>
    <w:rsid w:val="26543B27"/>
    <w:rsid w:val="2657B413"/>
    <w:rsid w:val="268A1D8F"/>
    <w:rsid w:val="2692480C"/>
    <w:rsid w:val="26B80F72"/>
    <w:rsid w:val="27661708"/>
    <w:rsid w:val="2787FA32"/>
    <w:rsid w:val="27E373A2"/>
    <w:rsid w:val="2887E73F"/>
    <w:rsid w:val="289F1995"/>
    <w:rsid w:val="28F5C76B"/>
    <w:rsid w:val="2901F519"/>
    <w:rsid w:val="2924B210"/>
    <w:rsid w:val="2976C8E5"/>
    <w:rsid w:val="2980712E"/>
    <w:rsid w:val="2A559DAE"/>
    <w:rsid w:val="2A823150"/>
    <w:rsid w:val="2AE6AC18"/>
    <w:rsid w:val="2B0DE557"/>
    <w:rsid w:val="2B6AF927"/>
    <w:rsid w:val="2B855ECD"/>
    <w:rsid w:val="2B9AC926"/>
    <w:rsid w:val="2BDC243A"/>
    <w:rsid w:val="2C493546"/>
    <w:rsid w:val="2CB26917"/>
    <w:rsid w:val="2D2F88E2"/>
    <w:rsid w:val="2D78DC04"/>
    <w:rsid w:val="2DAB0C08"/>
    <w:rsid w:val="2DD142E8"/>
    <w:rsid w:val="2E539453"/>
    <w:rsid w:val="2E5B1ECB"/>
    <w:rsid w:val="2E9F9F9D"/>
    <w:rsid w:val="2EF995F0"/>
    <w:rsid w:val="2F00A3ED"/>
    <w:rsid w:val="2FA4695A"/>
    <w:rsid w:val="304A2382"/>
    <w:rsid w:val="3071EAFF"/>
    <w:rsid w:val="30AE8FF0"/>
    <w:rsid w:val="3108F96A"/>
    <w:rsid w:val="317468DE"/>
    <w:rsid w:val="3199ACF2"/>
    <w:rsid w:val="31AA0C3C"/>
    <w:rsid w:val="31B6D935"/>
    <w:rsid w:val="321217B9"/>
    <w:rsid w:val="32205C93"/>
    <w:rsid w:val="32809531"/>
    <w:rsid w:val="32F65F04"/>
    <w:rsid w:val="330423C5"/>
    <w:rsid w:val="3306E7EC"/>
    <w:rsid w:val="33202893"/>
    <w:rsid w:val="33BCA621"/>
    <w:rsid w:val="33E93843"/>
    <w:rsid w:val="34409740"/>
    <w:rsid w:val="3467E305"/>
    <w:rsid w:val="3488F4C1"/>
    <w:rsid w:val="34E70C34"/>
    <w:rsid w:val="35166F2F"/>
    <w:rsid w:val="3569215A"/>
    <w:rsid w:val="360912BB"/>
    <w:rsid w:val="36235DE4"/>
    <w:rsid w:val="3657CB26"/>
    <w:rsid w:val="369FADF4"/>
    <w:rsid w:val="371F25F7"/>
    <w:rsid w:val="3750EF19"/>
    <w:rsid w:val="3755D678"/>
    <w:rsid w:val="376C677A"/>
    <w:rsid w:val="37FA2466"/>
    <w:rsid w:val="38291906"/>
    <w:rsid w:val="383B38F0"/>
    <w:rsid w:val="384600D6"/>
    <w:rsid w:val="385D09C8"/>
    <w:rsid w:val="38D0684A"/>
    <w:rsid w:val="394F7472"/>
    <w:rsid w:val="39A70E6E"/>
    <w:rsid w:val="39DFFC4E"/>
    <w:rsid w:val="3A140A1D"/>
    <w:rsid w:val="3A5ECC9D"/>
    <w:rsid w:val="3A73D1AA"/>
    <w:rsid w:val="3A870E70"/>
    <w:rsid w:val="3B57B478"/>
    <w:rsid w:val="3C967680"/>
    <w:rsid w:val="3CDF971F"/>
    <w:rsid w:val="3D503DE9"/>
    <w:rsid w:val="3D9A68CD"/>
    <w:rsid w:val="3DEEEBEF"/>
    <w:rsid w:val="3DF1406F"/>
    <w:rsid w:val="3DF5C445"/>
    <w:rsid w:val="3EB38E08"/>
    <w:rsid w:val="3F2879E4"/>
    <w:rsid w:val="3F5545D3"/>
    <w:rsid w:val="404A384E"/>
    <w:rsid w:val="40786D6D"/>
    <w:rsid w:val="40F7E8E6"/>
    <w:rsid w:val="415E4874"/>
    <w:rsid w:val="41EFDCD9"/>
    <w:rsid w:val="420F687B"/>
    <w:rsid w:val="424378DF"/>
    <w:rsid w:val="424A4C21"/>
    <w:rsid w:val="42DAAB1F"/>
    <w:rsid w:val="430AC10B"/>
    <w:rsid w:val="43907D87"/>
    <w:rsid w:val="43A6183F"/>
    <w:rsid w:val="43AE05EF"/>
    <w:rsid w:val="44070C37"/>
    <w:rsid w:val="442C6E69"/>
    <w:rsid w:val="447076B2"/>
    <w:rsid w:val="448FBB9B"/>
    <w:rsid w:val="44A0D39A"/>
    <w:rsid w:val="44BC0A52"/>
    <w:rsid w:val="44F41886"/>
    <w:rsid w:val="45F73C0D"/>
    <w:rsid w:val="4603F5B9"/>
    <w:rsid w:val="4642EA63"/>
    <w:rsid w:val="4649A3AE"/>
    <w:rsid w:val="4695B226"/>
    <w:rsid w:val="46E08452"/>
    <w:rsid w:val="46F68859"/>
    <w:rsid w:val="47422729"/>
    <w:rsid w:val="474E9F90"/>
    <w:rsid w:val="4762FE1F"/>
    <w:rsid w:val="4784E422"/>
    <w:rsid w:val="479534A3"/>
    <w:rsid w:val="47C302B9"/>
    <w:rsid w:val="47F339C6"/>
    <w:rsid w:val="48399DB2"/>
    <w:rsid w:val="483BD88D"/>
    <w:rsid w:val="4946F6A4"/>
    <w:rsid w:val="4988EE12"/>
    <w:rsid w:val="4990BDCC"/>
    <w:rsid w:val="49C010E8"/>
    <w:rsid w:val="49E7FD50"/>
    <w:rsid w:val="4A2E309F"/>
    <w:rsid w:val="4A3FBB10"/>
    <w:rsid w:val="4A7AA934"/>
    <w:rsid w:val="4B18D12F"/>
    <w:rsid w:val="4BB68DAF"/>
    <w:rsid w:val="4BBB5B30"/>
    <w:rsid w:val="4BCF20DB"/>
    <w:rsid w:val="4BD5F188"/>
    <w:rsid w:val="4C158C60"/>
    <w:rsid w:val="4C7073C6"/>
    <w:rsid w:val="4D34B629"/>
    <w:rsid w:val="4D5C7545"/>
    <w:rsid w:val="4D6E922E"/>
    <w:rsid w:val="4DA82422"/>
    <w:rsid w:val="4DD0D07C"/>
    <w:rsid w:val="4DE7AC94"/>
    <w:rsid w:val="4E2A4FAD"/>
    <w:rsid w:val="4E55571E"/>
    <w:rsid w:val="4E9722AA"/>
    <w:rsid w:val="4EA60F50"/>
    <w:rsid w:val="4F0F75B6"/>
    <w:rsid w:val="4F2B24E6"/>
    <w:rsid w:val="500741E4"/>
    <w:rsid w:val="50151CDB"/>
    <w:rsid w:val="504116B0"/>
    <w:rsid w:val="51166DBA"/>
    <w:rsid w:val="515A999B"/>
    <w:rsid w:val="51B39F99"/>
    <w:rsid w:val="52C1B401"/>
    <w:rsid w:val="52DDBFE2"/>
    <w:rsid w:val="53439212"/>
    <w:rsid w:val="5362D897"/>
    <w:rsid w:val="537BB6AD"/>
    <w:rsid w:val="54BBBE6B"/>
    <w:rsid w:val="551396B1"/>
    <w:rsid w:val="5519683E"/>
    <w:rsid w:val="55208A0A"/>
    <w:rsid w:val="55492A62"/>
    <w:rsid w:val="554A22ED"/>
    <w:rsid w:val="55B9AC3E"/>
    <w:rsid w:val="55D0E5EB"/>
    <w:rsid w:val="55D134B8"/>
    <w:rsid w:val="55E93EC6"/>
    <w:rsid w:val="56918CF5"/>
    <w:rsid w:val="56DBE102"/>
    <w:rsid w:val="574B6B40"/>
    <w:rsid w:val="575C1C0E"/>
    <w:rsid w:val="57EFE275"/>
    <w:rsid w:val="58AC9F30"/>
    <w:rsid w:val="58BA7F57"/>
    <w:rsid w:val="58C0573B"/>
    <w:rsid w:val="590C4229"/>
    <w:rsid w:val="5942B6DA"/>
    <w:rsid w:val="5964784D"/>
    <w:rsid w:val="59C12DF4"/>
    <w:rsid w:val="5A83EFAA"/>
    <w:rsid w:val="5ABDDB94"/>
    <w:rsid w:val="5AED2571"/>
    <w:rsid w:val="5B068127"/>
    <w:rsid w:val="5B4ED0AD"/>
    <w:rsid w:val="5B73490A"/>
    <w:rsid w:val="5B7FF2CB"/>
    <w:rsid w:val="5C89B45B"/>
    <w:rsid w:val="5D8585FB"/>
    <w:rsid w:val="5DDDC31A"/>
    <w:rsid w:val="5E1F8190"/>
    <w:rsid w:val="5E42EF6B"/>
    <w:rsid w:val="5E454A51"/>
    <w:rsid w:val="5E88D0F3"/>
    <w:rsid w:val="5ED8A084"/>
    <w:rsid w:val="5EF28273"/>
    <w:rsid w:val="5EFC0661"/>
    <w:rsid w:val="5F2353D7"/>
    <w:rsid w:val="5F34E551"/>
    <w:rsid w:val="6157461E"/>
    <w:rsid w:val="6161F54A"/>
    <w:rsid w:val="616715E1"/>
    <w:rsid w:val="61AA8E62"/>
    <w:rsid w:val="61D94830"/>
    <w:rsid w:val="620A38DE"/>
    <w:rsid w:val="62D96541"/>
    <w:rsid w:val="6304343B"/>
    <w:rsid w:val="632D2A31"/>
    <w:rsid w:val="639198D9"/>
    <w:rsid w:val="63BC43C0"/>
    <w:rsid w:val="63D061C0"/>
    <w:rsid w:val="63E7DF7B"/>
    <w:rsid w:val="641F8069"/>
    <w:rsid w:val="6446FF3C"/>
    <w:rsid w:val="64D288FF"/>
    <w:rsid w:val="6593346D"/>
    <w:rsid w:val="65F43960"/>
    <w:rsid w:val="667C797F"/>
    <w:rsid w:val="66BC935B"/>
    <w:rsid w:val="66D4504A"/>
    <w:rsid w:val="66EF21B9"/>
    <w:rsid w:val="67072FE2"/>
    <w:rsid w:val="67CD2B4C"/>
    <w:rsid w:val="67DC2C78"/>
    <w:rsid w:val="683E0267"/>
    <w:rsid w:val="68A3ED62"/>
    <w:rsid w:val="68EAD20F"/>
    <w:rsid w:val="6902A584"/>
    <w:rsid w:val="699C95F0"/>
    <w:rsid w:val="6A976A45"/>
    <w:rsid w:val="6AB4F30B"/>
    <w:rsid w:val="6ADA571E"/>
    <w:rsid w:val="6B0E0ED5"/>
    <w:rsid w:val="6B14E004"/>
    <w:rsid w:val="6B2EE061"/>
    <w:rsid w:val="6BACC66C"/>
    <w:rsid w:val="6CBE40A5"/>
    <w:rsid w:val="6E11D4E0"/>
    <w:rsid w:val="6E3F5AE6"/>
    <w:rsid w:val="6E5FCD99"/>
    <w:rsid w:val="6F018EA2"/>
    <w:rsid w:val="6F2B0FDE"/>
    <w:rsid w:val="6FC71FF1"/>
    <w:rsid w:val="6FD184F6"/>
    <w:rsid w:val="6FD9A34E"/>
    <w:rsid w:val="70365CF1"/>
    <w:rsid w:val="70705CE8"/>
    <w:rsid w:val="70714BAF"/>
    <w:rsid w:val="71687838"/>
    <w:rsid w:val="71DA24FF"/>
    <w:rsid w:val="71E3E4E5"/>
    <w:rsid w:val="72788E72"/>
    <w:rsid w:val="729498D0"/>
    <w:rsid w:val="72A33D4A"/>
    <w:rsid w:val="72F801A6"/>
    <w:rsid w:val="7312C119"/>
    <w:rsid w:val="73685545"/>
    <w:rsid w:val="73B6DC42"/>
    <w:rsid w:val="73C8F482"/>
    <w:rsid w:val="7443B019"/>
    <w:rsid w:val="74457B6D"/>
    <w:rsid w:val="74CA8DBF"/>
    <w:rsid w:val="7513A296"/>
    <w:rsid w:val="75211762"/>
    <w:rsid w:val="753C0891"/>
    <w:rsid w:val="754FC54F"/>
    <w:rsid w:val="75721066"/>
    <w:rsid w:val="7647B495"/>
    <w:rsid w:val="7667AD61"/>
    <w:rsid w:val="76803FB5"/>
    <w:rsid w:val="76C6D333"/>
    <w:rsid w:val="770AFDCC"/>
    <w:rsid w:val="77AFA93F"/>
    <w:rsid w:val="7816F43B"/>
    <w:rsid w:val="78E96A28"/>
    <w:rsid w:val="791A2AD8"/>
    <w:rsid w:val="794F1562"/>
    <w:rsid w:val="79D5269A"/>
    <w:rsid w:val="7ABD9DB6"/>
    <w:rsid w:val="7B0C7F34"/>
    <w:rsid w:val="7B1231A3"/>
    <w:rsid w:val="7BE82A7C"/>
    <w:rsid w:val="7BEDCA7D"/>
    <w:rsid w:val="7C2738C9"/>
    <w:rsid w:val="7C787C8B"/>
    <w:rsid w:val="7C85CBA3"/>
    <w:rsid w:val="7CBCC809"/>
    <w:rsid w:val="7D4C83BE"/>
    <w:rsid w:val="7D9747EB"/>
    <w:rsid w:val="7DB25341"/>
    <w:rsid w:val="7E08C3A5"/>
    <w:rsid w:val="7EA4AB89"/>
    <w:rsid w:val="7ECB5451"/>
    <w:rsid w:val="7F72E9E0"/>
    <w:rsid w:val="7F8D7D2F"/>
    <w:rsid w:val="7F9DF9E6"/>
    <w:rsid w:val="7FAC87A0"/>
    <w:rsid w:val="7FCBEC84"/>
    <w:rsid w:val="7FCE78A5"/>
    <w:rsid w:val="7FFB5B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095C56B-7735-46C7-B1DA-545AEF620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DD6271"/>
    <w:pPr>
      <w:autoSpaceDE w:val="0"/>
      <w:autoSpaceDN w:val="0"/>
      <w:adjustRightInd w:val="0"/>
      <w:spacing w:after="0" w:line="240" w:lineRule="auto"/>
    </w:pPr>
    <w:rPr>
      <w:rFonts w:ascii="Aptos" w:hAnsi="Aptos" w:cs="Aptos"/>
      <w:color w:val="000000"/>
      <w:sz w:val="24"/>
      <w:szCs w:val="24"/>
      <w:lang w:val="en-SG"/>
    </w:rPr>
  </w:style>
  <w:style w:type="table" w:customStyle="1" w:styleId="TableGrid0">
    <w:name w:val="TableGrid"/>
    <w:rsid w:val="001C34A7"/>
    <w:pPr>
      <w:spacing w:after="0" w:line="240" w:lineRule="auto"/>
    </w:pPr>
    <w:rPr>
      <w:kern w:val="2"/>
      <w:sz w:val="24"/>
      <w:szCs w:val="24"/>
      <w:lang w:eastAsia="zh-CN"/>
      <w14:ligatures w14:val="standardContextual"/>
    </w:rPr>
    <w:tblPr>
      <w:tblCellMar>
        <w:top w:w="0" w:type="dxa"/>
        <w:left w:w="0" w:type="dxa"/>
        <w:bottom w:w="0" w:type="dxa"/>
        <w:right w:w="0" w:type="dxa"/>
      </w:tblCellMar>
    </w:tblPr>
  </w:style>
  <w:style w:type="paragraph" w:customStyle="1" w:styleId="paragraph">
    <w:name w:val="paragraph"/>
    <w:basedOn w:val="Normal"/>
    <w:rsid w:val="00514F9A"/>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normaltextrun">
    <w:name w:val="normaltextrun"/>
    <w:basedOn w:val="DefaultParagraphFont"/>
    <w:rsid w:val="00514F9A"/>
  </w:style>
  <w:style w:type="character" w:customStyle="1" w:styleId="eop">
    <w:name w:val="eop"/>
    <w:basedOn w:val="DefaultParagraphFont"/>
    <w:rsid w:val="00514F9A"/>
  </w:style>
  <w:style w:type="table" w:styleId="GridTable4-Accent1">
    <w:name w:val="Grid Table 4 Accent 1"/>
    <w:basedOn w:val="TableNormal"/>
    <w:uiPriority w:val="49"/>
    <w:rsid w:val="0076534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21</Pages>
  <Words>9012</Words>
  <Characters>51372</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ELGIN LOH QING HENG</cp:lastModifiedBy>
  <cp:revision>213</cp:revision>
  <dcterms:created xsi:type="dcterms:W3CDTF">2013-12-23T23:15:00Z</dcterms:created>
  <dcterms:modified xsi:type="dcterms:W3CDTF">2026-10-22T06:40:00Z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2026-08-26T06:32:38Z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7a9ca64d-0fba-43c0-98c2-6decfa435e3a</vt:lpwstr>
  </property>
  <property fmtid="{D5CDD505-2E9C-101B-9397-08002B2CF9AE}" pid="8" name="MSIP_Label_3ef8e180-8f22-4ead-b44a-2d560df875da_ContentBits">
    <vt:lpwstr>0</vt:lpwstr>
  </property>
  <property fmtid="{D5CDD505-2E9C-101B-9397-08002B2CF9AE}" pid="9" name="MSIP_Label_3ef8e180-8f22-4ead-b44a-2d560df875da_Tag">
    <vt:lpwstr>10, 0, 1, 1</vt:lpwstr>
  </property>
</Properties>
</file>